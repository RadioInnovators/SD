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C6D6" w14:textId="77777777" w:rsidR="008051DE" w:rsidRDefault="008051DE" w:rsidP="008051DE">
      <w:pPr>
        <w:spacing w:after="0"/>
        <w:jc w:val="left"/>
      </w:pPr>
      <w:bookmarkStart w:id="0" w:name="_Ref49482707"/>
      <w:bookmarkEnd w:id="0"/>
    </w:p>
    <w:p w14:paraId="6678CB58" w14:textId="77777777" w:rsidR="008051DE" w:rsidRDefault="008051DE" w:rsidP="008051DE">
      <w:pPr>
        <w:spacing w:before="240"/>
        <w:jc w:val="center"/>
      </w:pPr>
      <w:r>
        <w:t>Design Document</w:t>
      </w:r>
    </w:p>
    <w:p w14:paraId="431DD35F" w14:textId="7D369247" w:rsidR="008051DE" w:rsidRDefault="00346680" w:rsidP="008051DE">
      <w:pPr>
        <w:jc w:val="center"/>
        <w:rPr>
          <w:rFonts w:ascii="Helvetica" w:hAnsi="Helvetica"/>
          <w:b/>
          <w:sz w:val="28"/>
        </w:rPr>
      </w:pPr>
      <w:r>
        <w:rPr>
          <w:rFonts w:ascii="Helvetica" w:hAnsi="Helvetica"/>
          <w:b/>
          <w:sz w:val="28"/>
        </w:rPr>
        <w:t>Error Correcting</w:t>
      </w:r>
      <w:r w:rsidR="008051DE">
        <w:rPr>
          <w:rFonts w:ascii="Helvetica" w:hAnsi="Helvetica"/>
          <w:b/>
          <w:sz w:val="28"/>
        </w:rPr>
        <w:t xml:space="preserve"> Codes in</w:t>
      </w:r>
    </w:p>
    <w:p w14:paraId="6A42CCA2" w14:textId="77777777" w:rsidR="008051DE" w:rsidRDefault="008051DE" w:rsidP="008051DE">
      <w:pPr>
        <w:jc w:val="center"/>
        <w:rPr>
          <w:rFonts w:ascii="Helvetica" w:hAnsi="Helvetica"/>
          <w:b/>
          <w:sz w:val="28"/>
        </w:rPr>
      </w:pPr>
      <w:r>
        <w:rPr>
          <w:rFonts w:ascii="Helvetica" w:hAnsi="Helvetica"/>
          <w:b/>
          <w:sz w:val="28"/>
        </w:rPr>
        <w:t>Amateur Radio Satellite Telemetry</w:t>
      </w:r>
    </w:p>
    <w:p w14:paraId="1FB15CFD" w14:textId="77777777" w:rsidR="008051DE" w:rsidRDefault="008051DE" w:rsidP="008051DE">
      <w:pPr>
        <w:jc w:val="center"/>
      </w:pPr>
      <w:r>
        <w:t>Submitted To:</w:t>
      </w:r>
    </w:p>
    <w:p w14:paraId="72490C3B" w14:textId="77777777" w:rsidR="008051DE" w:rsidRDefault="008051DE" w:rsidP="008051DE">
      <w:pPr>
        <w:spacing w:after="0" w:line="280" w:lineRule="atLeast"/>
        <w:jc w:val="center"/>
        <w:rPr>
          <w:b/>
        </w:rPr>
      </w:pPr>
      <w:r>
        <w:t>Professor Dennis Silage</w:t>
      </w:r>
    </w:p>
    <w:p w14:paraId="776727B8" w14:textId="77777777" w:rsidR="008051DE" w:rsidRDefault="008051DE" w:rsidP="008051DE">
      <w:pPr>
        <w:spacing w:after="0" w:line="280" w:lineRule="atLeast"/>
        <w:jc w:val="center"/>
        <w:rPr>
          <w:b/>
        </w:rPr>
      </w:pPr>
      <w:r>
        <w:t>Senior Design Project I and II</w:t>
      </w:r>
    </w:p>
    <w:p w14:paraId="4B6BBA73" w14:textId="77777777" w:rsidR="008051DE" w:rsidRDefault="008051DE" w:rsidP="008051DE">
      <w:pPr>
        <w:spacing w:after="0" w:line="280" w:lineRule="atLeast"/>
        <w:jc w:val="center"/>
      </w:pPr>
      <w:r>
        <w:t xml:space="preserve">Temple University </w:t>
      </w:r>
    </w:p>
    <w:p w14:paraId="7EDCAA4F" w14:textId="77777777" w:rsidR="008051DE" w:rsidRDefault="008051DE" w:rsidP="008051DE">
      <w:pPr>
        <w:spacing w:after="0" w:line="280" w:lineRule="atLeast"/>
        <w:jc w:val="center"/>
        <w:rPr>
          <w:b/>
        </w:rPr>
      </w:pPr>
      <w:r>
        <w:t>College of Engineering</w:t>
      </w:r>
    </w:p>
    <w:p w14:paraId="727EA569" w14:textId="77777777" w:rsidR="008051DE" w:rsidRDefault="008051DE" w:rsidP="008051DE">
      <w:pPr>
        <w:spacing w:after="0" w:line="280" w:lineRule="atLeast"/>
        <w:jc w:val="center"/>
      </w:pPr>
      <w:r>
        <w:t>1947 North 12</w:t>
      </w:r>
      <w:r>
        <w:rPr>
          <w:vertAlign w:val="superscript"/>
        </w:rPr>
        <w:t>th</w:t>
      </w:r>
      <w:r>
        <w:t xml:space="preserve"> Street</w:t>
      </w:r>
    </w:p>
    <w:p w14:paraId="7F9CB224" w14:textId="77777777" w:rsidR="008051DE" w:rsidRDefault="008051DE" w:rsidP="008051DE">
      <w:pPr>
        <w:spacing w:after="0" w:line="280" w:lineRule="atLeast"/>
        <w:jc w:val="center"/>
      </w:pPr>
      <w:r>
        <w:t>Philadelphia, Pennsylvania 19122</w:t>
      </w:r>
    </w:p>
    <w:p w14:paraId="396AF8CD" w14:textId="77777777" w:rsidR="008051DE" w:rsidRDefault="008051DE" w:rsidP="008051DE">
      <w:pPr>
        <w:spacing w:after="0" w:line="280" w:lineRule="atLeast"/>
        <w:jc w:val="center"/>
      </w:pPr>
    </w:p>
    <w:p w14:paraId="57D7B5B3" w14:textId="77777777" w:rsidR="008051DE" w:rsidRDefault="008051DE" w:rsidP="008051DE">
      <w:pPr>
        <w:spacing w:after="0" w:line="280" w:lineRule="atLeast"/>
        <w:jc w:val="center"/>
      </w:pPr>
      <w:r>
        <w:rPr>
          <w:noProof/>
        </w:rPr>
        <mc:AlternateContent>
          <mc:Choice Requires="wps">
            <w:drawing>
              <wp:anchor distT="182880" distB="182880" distL="0" distR="0" simplePos="0" relativeHeight="251659264" behindDoc="0" locked="0" layoutInCell="1" allowOverlap="1" wp14:anchorId="52DA4005" wp14:editId="19D6E918">
                <wp:simplePos x="0" y="0"/>
                <wp:positionH relativeFrom="margin">
                  <wp:posOffset>173990</wp:posOffset>
                </wp:positionH>
                <wp:positionV relativeFrom="margin">
                  <wp:posOffset>3067050</wp:posOffset>
                </wp:positionV>
                <wp:extent cx="5596255" cy="2266950"/>
                <wp:effectExtent l="0" t="0" r="4445" b="0"/>
                <wp:wrapSquare wrapText="bothSides"/>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lc="http://schemas.openxmlformats.org/drawingml/2006/lockedCanvas"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A73848B" w14:textId="77777777" w:rsidR="00C32343" w:rsidRDefault="00C32343" w:rsidP="008051DE">
                            <w:pPr>
                              <w:jc w:val="center"/>
                              <w:rPr>
                                <w:noProof/>
                              </w:rPr>
                            </w:pPr>
                          </w:p>
                          <w:p w14:paraId="5CB07603" w14:textId="77777777" w:rsidR="00C32343" w:rsidRDefault="00C32343"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A4005" id="_x0000_t202" coordsize="21600,21600" o:spt="202" path="m,l,21600r21600,l21600,xe">
                <v:stroke joinstyle="miter"/>
                <v:path gradientshapeok="t" o:connecttype="rect"/>
              </v:shapetype>
              <v:shape id="Text Box 101" o:spid="_x0000_s1026" type="#_x0000_t202" style="position:absolute;left:0;text-align:left;margin-left:13.7pt;margin-top:241.5pt;width:440.65pt;height:178.5pt;z-index:251659264;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" stroked="f">
                <v:textbox inset="0,,0">
                  <w:txbxContent>
                    <w:p w14:paraId="1A73848B" w14:textId="77777777" w:rsidR="00C32343" w:rsidRDefault="00C32343" w:rsidP="008051DE">
                      <w:pPr>
                        <w:jc w:val="center"/>
                        <w:rPr>
                          <w:noProof/>
                        </w:rPr>
                      </w:pPr>
                    </w:p>
                    <w:p w14:paraId="5CB07603" w14:textId="77777777" w:rsidR="00C32343" w:rsidRDefault="00C32343"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v:textbox>
                <w10:wrap type="square" anchorx="margin" anchory="margin"/>
              </v:shape>
            </w:pict>
          </mc:Fallback>
        </mc:AlternateContent>
      </w:r>
      <w:r>
        <w:rPr>
          <w:highlight w:val="yellow"/>
        </w:rPr>
        <w:t>December 2, 2013</w:t>
      </w:r>
      <w:r>
        <w:t xml:space="preserve"> </w:t>
      </w:r>
    </w:p>
    <w:p w14:paraId="09627D15" w14:textId="77777777" w:rsidR="008051DE" w:rsidRDefault="008051DE" w:rsidP="008051DE">
      <w:pPr>
        <w:jc w:val="center"/>
      </w:pPr>
      <w:r>
        <w:t>Prepared By:</w:t>
      </w:r>
    </w:p>
    <w:p w14:paraId="22653512" w14:textId="77777777" w:rsidR="008051DE" w:rsidRDefault="008051DE" w:rsidP="008051DE">
      <w:pPr>
        <w:spacing w:after="0" w:line="280" w:lineRule="atLeast"/>
        <w:jc w:val="center"/>
      </w:pPr>
      <w:r>
        <w:t>B. Keith, B. Thibodeau, and C. Destin</w:t>
      </w:r>
    </w:p>
    <w:p w14:paraId="1FB1ADFC" w14:textId="77777777" w:rsidR="008051DE" w:rsidRDefault="008051DE" w:rsidP="008051DE">
      <w:pPr>
        <w:spacing w:after="0" w:line="280" w:lineRule="atLeast"/>
        <w:jc w:val="center"/>
      </w:pPr>
      <w:r>
        <w:t>Faculty Advisor(s): Dr. Dennis Silage</w:t>
      </w:r>
    </w:p>
    <w:p w14:paraId="7E6C6A18" w14:textId="77777777" w:rsidR="008051DE" w:rsidRDefault="008051DE" w:rsidP="008051DE">
      <w:pPr>
        <w:spacing w:after="0" w:line="280" w:lineRule="atLeast"/>
        <w:jc w:val="center"/>
      </w:pPr>
      <w:r>
        <w:t>Programmable Communication Group</w:t>
      </w:r>
    </w:p>
    <w:p w14:paraId="202F1AD9" w14:textId="77777777" w:rsidR="008051DE" w:rsidRDefault="008051DE" w:rsidP="008051DE">
      <w:pPr>
        <w:spacing w:after="0" w:line="280" w:lineRule="atLeast"/>
        <w:jc w:val="center"/>
      </w:pPr>
      <w:r>
        <w:t xml:space="preserve">Temple University </w:t>
      </w:r>
    </w:p>
    <w:p w14:paraId="4A25C1AF" w14:textId="77777777" w:rsidR="008051DE" w:rsidRDefault="008051DE" w:rsidP="008051DE">
      <w:pPr>
        <w:spacing w:after="0" w:line="280" w:lineRule="atLeast"/>
        <w:jc w:val="center"/>
        <w:rPr>
          <w:b/>
        </w:rPr>
      </w:pPr>
      <w:r>
        <w:t>College of Engineering</w:t>
      </w:r>
    </w:p>
    <w:p w14:paraId="25844206" w14:textId="77777777" w:rsidR="008051DE" w:rsidRDefault="008051DE" w:rsidP="008051DE">
      <w:pPr>
        <w:spacing w:after="0" w:line="280" w:lineRule="atLeast"/>
        <w:jc w:val="center"/>
      </w:pPr>
      <w:r>
        <w:t>1947 North 12</w:t>
      </w:r>
      <w:r>
        <w:rPr>
          <w:vertAlign w:val="superscript"/>
        </w:rPr>
        <w:t>th</w:t>
      </w:r>
      <w:r>
        <w:t xml:space="preserve"> Street</w:t>
      </w:r>
    </w:p>
    <w:p w14:paraId="5DE5A5C9" w14:textId="77777777" w:rsidR="008051DE" w:rsidRDefault="008051DE" w:rsidP="008051DE">
      <w:pPr>
        <w:spacing w:line="280" w:lineRule="atLeast"/>
        <w:jc w:val="center"/>
      </w:pPr>
      <w:r>
        <w:t>Philadelphia, Pennsylvania 19122</w:t>
      </w:r>
    </w:p>
    <w:p w14:paraId="4E160668" w14:textId="77777777" w:rsidR="008051DE" w:rsidRDefault="008051DE" w:rsidP="008051DE">
      <w:pPr>
        <w:spacing w:after="0"/>
        <w:jc w:val="center"/>
      </w:pPr>
    </w:p>
    <w:p w14:paraId="3E009D52" w14:textId="77777777" w:rsidR="008051DE" w:rsidRDefault="008051DE" w:rsidP="008051DE">
      <w:pPr>
        <w:spacing w:after="0" w:line="280" w:lineRule="atLeast"/>
        <w:jc w:val="center"/>
      </w:pPr>
      <w:r>
        <w:rPr>
          <w:noProof/>
        </w:rPr>
        <mc:AlternateContent>
          <mc:Choice Requires="wps">
            <w:drawing>
              <wp:anchor distT="0" distB="0" distL="114300" distR="114300" simplePos="0" relativeHeight="251660288" behindDoc="0" locked="0" layoutInCell="1" allowOverlap="1" wp14:anchorId="64B8F90F" wp14:editId="2737AF42">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lc="http://schemas.openxmlformats.org/drawingml/2006/lockedCanvas"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A83B76E" w14:textId="77777777" w:rsidR="00C32343" w:rsidRDefault="00C32343" w:rsidP="008051DE">
                            <w:pPr>
                              <w:rPr>
                                <w:ins w:id="1"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B8F90F" id="Text Box 99" o:spid="_x0000_s1027" type="#_x0000_t202" style="position:absolute;left:0;text-align:left;margin-left:402pt;margin-top:41pt;width:52.3pt;height:4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" stroked="f">
                <v:textbox inset="0,0,0,0">
                  <w:txbxContent>
                    <w:p w14:paraId="1A83B76E" w14:textId="77777777" w:rsidR="00C32343" w:rsidRDefault="00C32343" w:rsidP="008051DE">
                      <w:pPr>
                        <w:rPr>
                          <w:ins w:id="2" w:author="Comparison" w:date="2013-12-02T17:16:00Z"/>
                        </w:rPr>
                      </w:pPr>
                    </w:p>
                  </w:txbxContent>
                </v:textbox>
              </v:shape>
            </w:pict>
          </mc:Fallback>
        </mc:AlternateContent>
      </w:r>
      <w:r>
        <w:t>For further information, please contact Dr. Dennis Silage (email: silage@temple.edu).</w:t>
      </w:r>
    </w:p>
    <w:p w14:paraId="38A02EF4" w14:textId="77777777" w:rsidR="008051DE" w:rsidRDefault="008051DE" w:rsidP="008051DE">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8051DE" w14:paraId="17279995"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360A26" w14:textId="77777777" w:rsidR="008051DE" w:rsidRDefault="008051DE" w:rsidP="00E064C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83046E5" w14:textId="77777777" w:rsidR="008051DE" w:rsidRDefault="008051DE" w:rsidP="00E064C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F1C9908" w14:textId="77777777" w:rsidR="008051DE" w:rsidRDefault="008051DE" w:rsidP="00E064CD">
            <w:pPr>
              <w:spacing w:after="0"/>
              <w:jc w:val="center"/>
              <w:rPr>
                <w:b/>
                <w:color w:val="000000"/>
                <w:sz w:val="20"/>
              </w:rPr>
            </w:pPr>
            <w:r>
              <w:rPr>
                <w:b/>
                <w:color w:val="000000"/>
                <w:sz w:val="20"/>
              </w:rPr>
              <w:t>PCG</w:t>
            </w:r>
          </w:p>
        </w:tc>
      </w:tr>
      <w:tr w:rsidR="008051DE" w14:paraId="1D3F763B"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53B9C27" w14:textId="77777777" w:rsidR="008051DE" w:rsidRDefault="008051DE" w:rsidP="00E064C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AE278C2" w14:textId="77777777" w:rsidR="008051DE" w:rsidRDefault="008051DE" w:rsidP="00E064CD">
            <w:pPr>
              <w:spacing w:after="0"/>
              <w:rPr>
                <w:color w:val="000000"/>
                <w:sz w:val="20"/>
              </w:rPr>
            </w:pPr>
            <w:r>
              <w:rPr>
                <w:color w:val="000000"/>
                <w:sz w:val="20"/>
              </w:rPr>
              <w:t>Brandon Keith, Brian Thibodeau, Cedric Destin</w:t>
            </w:r>
          </w:p>
        </w:tc>
      </w:tr>
      <w:tr w:rsidR="008051DE" w14:paraId="7682330F"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6A7816A" w14:textId="77777777" w:rsidR="008051DE" w:rsidRDefault="008051DE" w:rsidP="00E064C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31C7A08" w14:textId="77777777" w:rsidR="008051DE" w:rsidRDefault="008051DE" w:rsidP="00E064CD">
            <w:pPr>
              <w:spacing w:after="0"/>
              <w:rPr>
                <w:color w:val="000000"/>
                <w:sz w:val="20"/>
              </w:rPr>
            </w:pPr>
            <w:r>
              <w:rPr>
                <w:color w:val="000000"/>
                <w:sz w:val="20"/>
              </w:rPr>
              <w:t>Dennis Silage</w:t>
            </w:r>
          </w:p>
        </w:tc>
      </w:tr>
      <w:tr w:rsidR="008051DE" w14:paraId="0CD31F7E"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BEDC274" w14:textId="77777777" w:rsidR="008051DE" w:rsidRDefault="008051DE" w:rsidP="00E064C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49E495" w14:textId="77777777" w:rsidR="008051DE" w:rsidRDefault="008051DE" w:rsidP="00E064CD">
            <w:pPr>
              <w:spacing w:after="0"/>
              <w:rPr>
                <w:color w:val="000000"/>
                <w:sz w:val="20"/>
              </w:rPr>
            </w:pPr>
            <w:r>
              <w:rPr>
                <w:color w:val="000000"/>
                <w:sz w:val="20"/>
              </w:rPr>
              <w:t>Thomas Sullivan</w:t>
            </w:r>
          </w:p>
        </w:tc>
      </w:tr>
      <w:tr w:rsidR="008051DE" w14:paraId="30F7DF3A"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A6BE5E4" w14:textId="77777777" w:rsidR="008051DE" w:rsidRDefault="008051DE" w:rsidP="00E064C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85F0963" w14:textId="77777777" w:rsidR="008051DE" w:rsidRDefault="008051DE" w:rsidP="00E064CD">
            <w:pPr>
              <w:spacing w:after="0"/>
              <w:rPr>
                <w:color w:val="000000"/>
                <w:sz w:val="20"/>
              </w:rPr>
            </w:pPr>
            <w:r>
              <w:rPr>
                <w:color w:val="000000"/>
                <w:sz w:val="20"/>
              </w:rPr>
              <w:t>Electrical and Computer Engineering</w:t>
            </w:r>
          </w:p>
        </w:tc>
      </w:tr>
      <w:tr w:rsidR="008051DE" w14:paraId="3A35B93A" w14:textId="77777777" w:rsidTr="00E064C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03B79C1" w14:textId="77777777" w:rsidR="008051DE" w:rsidRDefault="008051DE" w:rsidP="00E064C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BAB81A" w14:textId="77777777" w:rsidR="008051DE" w:rsidRDefault="008051DE" w:rsidP="00E064CD">
            <w:pPr>
              <w:spacing w:after="0"/>
              <w:rPr>
                <w:color w:val="000000"/>
                <w:sz w:val="18"/>
                <w:szCs w:val="18"/>
              </w:rPr>
            </w:pPr>
            <w:r>
              <w:rPr>
                <w:color w:val="000000"/>
                <w:sz w:val="20"/>
                <w:szCs w:val="18"/>
                <w:shd w:val="clear" w:color="auto" w:fill="FFFFFF"/>
              </w:rPr>
              <w:t>Concatenated Codes in Amateur Radio Satellite Telemetry</w:t>
            </w:r>
          </w:p>
        </w:tc>
      </w:tr>
      <w:tr w:rsidR="008051DE" w14:paraId="4A9F23E1"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3A0FC29C" w14:textId="77777777" w:rsidR="008051DE" w:rsidRDefault="008051DE" w:rsidP="00E064C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9A99AAA" w14:textId="77777777" w:rsidR="008051DE" w:rsidRDefault="008051DE" w:rsidP="00E064CD">
            <w:pPr>
              <w:pStyle w:val="NormalWeb"/>
              <w:jc w:val="both"/>
              <w:rPr>
                <w:color w:val="000000"/>
                <w:sz w:val="22"/>
                <w:szCs w:val="22"/>
              </w:rPr>
            </w:pPr>
            <w:r>
              <w:rPr>
                <w:color w:val="000000"/>
                <w:sz w:val="22"/>
                <w:szCs w:val="22"/>
              </w:rPr>
              <w:t>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power-inefficient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8051DE" w14:paraId="769F2457"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6304A73" w14:textId="77777777" w:rsidR="008051DE" w:rsidRDefault="008051DE" w:rsidP="00E064C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5A50435" w14:textId="77777777" w:rsidR="008051DE" w:rsidRDefault="00C32343" w:rsidP="00E064CD">
            <w:pPr>
              <w:spacing w:after="0"/>
              <w:rPr>
                <w:color w:val="000000"/>
                <w:sz w:val="20"/>
              </w:rPr>
            </w:pPr>
            <w:hyperlink r:id="rId9" w:history="1">
              <w:r w:rsidR="008051DE">
                <w:rPr>
                  <w:rStyle w:val="Hyperlink"/>
                  <w:sz w:val="20"/>
                </w:rPr>
                <w:t>https://sites.google.com/a/temple.edu/programmable-communication-group/</w:t>
              </w:r>
            </w:hyperlink>
            <w:r w:rsidR="008051DE">
              <w:rPr>
                <w:color w:val="000000"/>
                <w:sz w:val="20"/>
              </w:rPr>
              <w:t xml:space="preserve"> </w:t>
            </w:r>
          </w:p>
        </w:tc>
      </w:tr>
    </w:tbl>
    <w:p w14:paraId="52421B8F" w14:textId="77777777" w:rsidR="008051DE" w:rsidRDefault="008051DE" w:rsidP="008051DE">
      <w:pPr>
        <w:pageBreakBefore/>
        <w:jc w:val="center"/>
        <w:rPr>
          <w:b/>
          <w:caps/>
        </w:rPr>
      </w:pPr>
      <w:r>
        <w:rPr>
          <w:b/>
          <w:caps/>
        </w:rPr>
        <w:lastRenderedPageBreak/>
        <w:t>Executive Summary</w:t>
      </w:r>
    </w:p>
    <w:p w14:paraId="4D2823D3" w14:textId="77777777" w:rsidR="008051DE" w:rsidRDefault="008051DE" w:rsidP="008051DE">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Content>
        <w:p w14:paraId="17F33E8E" w14:textId="77777777" w:rsidR="008051DE" w:rsidRDefault="008051DE" w:rsidP="008051DE">
          <w:pPr>
            <w:pStyle w:val="TOCHeading"/>
            <w:rPr>
              <w:color w:val="auto"/>
            </w:rPr>
          </w:pPr>
          <w:r>
            <w:rPr>
              <w:color w:val="auto"/>
            </w:rPr>
            <w:t>Table of Contents</w:t>
          </w:r>
        </w:p>
        <w:p w14:paraId="69B38C73"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71118" w:history="1">
            <w:r w:rsidRPr="00FE1ED1">
              <w:rPr>
                <w:rStyle w:val="Hyperlink"/>
                <w:noProof/>
              </w:rPr>
              <w:t>1.</w:t>
            </w:r>
            <w:r>
              <w:rPr>
                <w:rFonts w:asciiTheme="minorHAnsi" w:eastAsiaTheme="minorEastAsia" w:hAnsiTheme="minorHAnsi" w:cstheme="minorBidi"/>
                <w:noProof/>
                <w:szCs w:val="22"/>
              </w:rPr>
              <w:tab/>
            </w:r>
            <w:r w:rsidRPr="00FE1ED1">
              <w:rPr>
                <w:rStyle w:val="Hyperlink"/>
                <w:noProof/>
              </w:rPr>
              <w:t>Problem</w:t>
            </w:r>
            <w:r>
              <w:rPr>
                <w:noProof/>
                <w:webHidden/>
              </w:rPr>
              <w:tab/>
            </w:r>
            <w:r>
              <w:rPr>
                <w:noProof/>
                <w:webHidden/>
              </w:rPr>
              <w:fldChar w:fldCharType="begin"/>
            </w:r>
            <w:r>
              <w:rPr>
                <w:noProof/>
                <w:webHidden/>
              </w:rPr>
              <w:instrText xml:space="preserve"> PAGEREF _Toc373771118 \h </w:instrText>
            </w:r>
            <w:r>
              <w:rPr>
                <w:noProof/>
                <w:webHidden/>
              </w:rPr>
            </w:r>
            <w:r>
              <w:rPr>
                <w:noProof/>
                <w:webHidden/>
              </w:rPr>
              <w:fldChar w:fldCharType="separate"/>
            </w:r>
            <w:r>
              <w:rPr>
                <w:noProof/>
                <w:webHidden/>
              </w:rPr>
              <w:t>5</w:t>
            </w:r>
            <w:r>
              <w:rPr>
                <w:noProof/>
                <w:webHidden/>
              </w:rPr>
              <w:fldChar w:fldCharType="end"/>
            </w:r>
          </w:hyperlink>
        </w:p>
        <w:p w14:paraId="282000D4" w14:textId="77777777" w:rsidR="008051DE" w:rsidRDefault="00C32343" w:rsidP="008051DE">
          <w:pPr>
            <w:pStyle w:val="TOC2"/>
            <w:tabs>
              <w:tab w:val="left" w:pos="880"/>
              <w:tab w:val="right" w:leader="dot" w:pos="9350"/>
            </w:tabs>
            <w:rPr>
              <w:rFonts w:asciiTheme="minorHAnsi" w:eastAsiaTheme="minorEastAsia" w:hAnsiTheme="minorHAnsi" w:cstheme="minorBidi"/>
              <w:noProof/>
              <w:szCs w:val="22"/>
            </w:rPr>
          </w:pPr>
          <w:hyperlink w:anchor="_Toc373771119" w:history="1">
            <w:r w:rsidR="008051DE" w:rsidRPr="00FE1ED1">
              <w:rPr>
                <w:rStyle w:val="Hyperlink"/>
                <w:noProof/>
              </w:rPr>
              <w:t>1.1.</w:t>
            </w:r>
            <w:r w:rsidR="008051DE">
              <w:rPr>
                <w:rFonts w:asciiTheme="minorHAnsi" w:eastAsiaTheme="minorEastAsia" w:hAnsiTheme="minorHAnsi" w:cstheme="minorBidi"/>
                <w:noProof/>
                <w:szCs w:val="22"/>
              </w:rPr>
              <w:tab/>
            </w:r>
            <w:r w:rsidR="008051DE" w:rsidRPr="00FE1ED1">
              <w:rPr>
                <w:rStyle w:val="Hyperlink"/>
                <w:noProof/>
              </w:rPr>
              <w:t>Overall Objectives</w:t>
            </w:r>
            <w:r w:rsidR="008051DE">
              <w:rPr>
                <w:noProof/>
                <w:webHidden/>
              </w:rPr>
              <w:tab/>
            </w:r>
            <w:r w:rsidR="008051DE">
              <w:rPr>
                <w:noProof/>
                <w:webHidden/>
              </w:rPr>
              <w:fldChar w:fldCharType="begin"/>
            </w:r>
            <w:r w:rsidR="008051DE">
              <w:rPr>
                <w:noProof/>
                <w:webHidden/>
              </w:rPr>
              <w:instrText xml:space="preserve"> PAGEREF _Toc373771119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6ECC91D1" w14:textId="77777777" w:rsidR="008051DE" w:rsidRDefault="00C32343" w:rsidP="008051DE">
          <w:pPr>
            <w:pStyle w:val="TOC2"/>
            <w:tabs>
              <w:tab w:val="left" w:pos="880"/>
              <w:tab w:val="right" w:leader="dot" w:pos="9350"/>
            </w:tabs>
            <w:rPr>
              <w:rFonts w:asciiTheme="minorHAnsi" w:eastAsiaTheme="minorEastAsia" w:hAnsiTheme="minorHAnsi" w:cstheme="minorBidi"/>
              <w:noProof/>
              <w:szCs w:val="22"/>
            </w:rPr>
          </w:pPr>
          <w:hyperlink w:anchor="_Toc373771120" w:history="1">
            <w:r w:rsidR="008051DE" w:rsidRPr="00FE1ED1">
              <w:rPr>
                <w:rStyle w:val="Hyperlink"/>
                <w:noProof/>
              </w:rPr>
              <w:t>1.2.</w:t>
            </w:r>
            <w:r w:rsidR="008051DE">
              <w:rPr>
                <w:rFonts w:asciiTheme="minorHAnsi" w:eastAsiaTheme="minorEastAsia" w:hAnsiTheme="minorHAnsi" w:cstheme="minorBidi"/>
                <w:noProof/>
                <w:szCs w:val="22"/>
              </w:rPr>
              <w:tab/>
            </w:r>
            <w:r w:rsidR="008051DE" w:rsidRPr="00FE1ED1">
              <w:rPr>
                <w:rStyle w:val="Hyperlink"/>
                <w:noProof/>
              </w:rPr>
              <w:t>Historical and Economic Perspective</w:t>
            </w:r>
            <w:r w:rsidR="008051DE">
              <w:rPr>
                <w:noProof/>
                <w:webHidden/>
              </w:rPr>
              <w:tab/>
            </w:r>
            <w:r w:rsidR="008051DE">
              <w:rPr>
                <w:noProof/>
                <w:webHidden/>
              </w:rPr>
              <w:fldChar w:fldCharType="begin"/>
            </w:r>
            <w:r w:rsidR="008051DE">
              <w:rPr>
                <w:noProof/>
                <w:webHidden/>
              </w:rPr>
              <w:instrText xml:space="preserve"> PAGEREF _Toc373771120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3902DFBC" w14:textId="77777777" w:rsidR="008051DE" w:rsidRDefault="00C32343" w:rsidP="008051DE">
          <w:pPr>
            <w:pStyle w:val="TOC2"/>
            <w:tabs>
              <w:tab w:val="left" w:pos="880"/>
              <w:tab w:val="right" w:leader="dot" w:pos="9350"/>
            </w:tabs>
            <w:rPr>
              <w:rFonts w:asciiTheme="minorHAnsi" w:eastAsiaTheme="minorEastAsia" w:hAnsiTheme="minorHAnsi" w:cstheme="minorBidi"/>
              <w:noProof/>
              <w:szCs w:val="22"/>
            </w:rPr>
          </w:pPr>
          <w:hyperlink w:anchor="_Toc373771121" w:history="1">
            <w:r w:rsidR="008051DE" w:rsidRPr="00FE1ED1">
              <w:rPr>
                <w:rStyle w:val="Hyperlink"/>
                <w:noProof/>
              </w:rPr>
              <w:t>1.3.</w:t>
            </w:r>
            <w:r w:rsidR="008051DE">
              <w:rPr>
                <w:rFonts w:asciiTheme="minorHAnsi" w:eastAsiaTheme="minorEastAsia" w:hAnsiTheme="minorHAnsi" w:cstheme="minorBidi"/>
                <w:noProof/>
                <w:szCs w:val="22"/>
              </w:rPr>
              <w:tab/>
            </w:r>
            <w:r w:rsidR="008051DE" w:rsidRPr="00FE1ED1">
              <w:rPr>
                <w:rStyle w:val="Hyperlink"/>
                <w:noProof/>
              </w:rPr>
              <w:t>Candidate Solutions</w:t>
            </w:r>
            <w:r w:rsidR="008051DE">
              <w:rPr>
                <w:noProof/>
                <w:webHidden/>
              </w:rPr>
              <w:tab/>
            </w:r>
            <w:r w:rsidR="008051DE">
              <w:rPr>
                <w:noProof/>
                <w:webHidden/>
              </w:rPr>
              <w:fldChar w:fldCharType="begin"/>
            </w:r>
            <w:r w:rsidR="008051DE">
              <w:rPr>
                <w:noProof/>
                <w:webHidden/>
              </w:rPr>
              <w:instrText xml:space="preserve"> PAGEREF _Toc373771121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3E4DFCD9" w14:textId="77777777" w:rsidR="008051DE" w:rsidRDefault="00C32343" w:rsidP="008051DE">
          <w:pPr>
            <w:pStyle w:val="TOC3"/>
            <w:tabs>
              <w:tab w:val="left" w:pos="1320"/>
              <w:tab w:val="right" w:leader="dot" w:pos="9350"/>
            </w:tabs>
            <w:rPr>
              <w:rFonts w:asciiTheme="minorHAnsi" w:eastAsiaTheme="minorEastAsia" w:hAnsiTheme="minorHAnsi" w:cstheme="minorBidi"/>
              <w:noProof/>
              <w:szCs w:val="22"/>
            </w:rPr>
          </w:pPr>
          <w:hyperlink w:anchor="_Toc373771122" w:history="1">
            <w:r w:rsidR="008051DE" w:rsidRPr="00FE1ED1">
              <w:rPr>
                <w:rStyle w:val="Hyperlink"/>
                <w:noProof/>
              </w:rPr>
              <w:t>1.3.1.</w:t>
            </w:r>
            <w:r w:rsidR="008051DE">
              <w:rPr>
                <w:rFonts w:asciiTheme="minorHAnsi" w:eastAsiaTheme="minorEastAsia" w:hAnsiTheme="minorHAnsi" w:cstheme="minorBidi"/>
                <w:noProof/>
                <w:szCs w:val="22"/>
              </w:rPr>
              <w:tab/>
            </w:r>
            <w:r w:rsidR="008051DE" w:rsidRPr="00FE1ED1">
              <w:rPr>
                <w:rStyle w:val="Hyperlink"/>
                <w:noProof/>
              </w:rPr>
              <w:t>Forward Error Correction:  Block and Convolutional Codes</w:t>
            </w:r>
            <w:r w:rsidR="008051DE">
              <w:rPr>
                <w:noProof/>
                <w:webHidden/>
              </w:rPr>
              <w:tab/>
            </w:r>
            <w:r w:rsidR="008051DE">
              <w:rPr>
                <w:noProof/>
                <w:webHidden/>
              </w:rPr>
              <w:fldChar w:fldCharType="begin"/>
            </w:r>
            <w:r w:rsidR="008051DE">
              <w:rPr>
                <w:noProof/>
                <w:webHidden/>
              </w:rPr>
              <w:instrText xml:space="preserve"> PAGEREF _Toc373771122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50E9EA98" w14:textId="77777777" w:rsidR="008051DE" w:rsidRDefault="00C32343" w:rsidP="008051DE">
          <w:pPr>
            <w:pStyle w:val="TOC3"/>
            <w:tabs>
              <w:tab w:val="left" w:pos="1320"/>
              <w:tab w:val="right" w:leader="dot" w:pos="9350"/>
            </w:tabs>
            <w:rPr>
              <w:rFonts w:asciiTheme="minorHAnsi" w:eastAsiaTheme="minorEastAsia" w:hAnsiTheme="minorHAnsi" w:cstheme="minorBidi"/>
              <w:noProof/>
              <w:szCs w:val="22"/>
            </w:rPr>
          </w:pPr>
          <w:hyperlink w:anchor="_Toc373771123" w:history="1">
            <w:r w:rsidR="008051DE" w:rsidRPr="00FE1ED1">
              <w:rPr>
                <w:rStyle w:val="Hyperlink"/>
                <w:noProof/>
              </w:rPr>
              <w:t>1.3.2.</w:t>
            </w:r>
            <w:r w:rsidR="008051DE">
              <w:rPr>
                <w:rFonts w:asciiTheme="minorHAnsi" w:eastAsiaTheme="minorEastAsia" w:hAnsiTheme="minorHAnsi" w:cstheme="minorBidi"/>
                <w:noProof/>
                <w:szCs w:val="22"/>
              </w:rPr>
              <w:tab/>
            </w:r>
            <w:r w:rsidR="008051DE" w:rsidRPr="00FE1ED1">
              <w:rPr>
                <w:rStyle w:val="Hyperlink"/>
                <w:noProof/>
              </w:rPr>
              <w:t>Line Coding:  Non Return Zero and Manchester</w:t>
            </w:r>
            <w:r w:rsidR="008051DE">
              <w:rPr>
                <w:noProof/>
                <w:webHidden/>
              </w:rPr>
              <w:tab/>
            </w:r>
            <w:r w:rsidR="008051DE">
              <w:rPr>
                <w:noProof/>
                <w:webHidden/>
              </w:rPr>
              <w:fldChar w:fldCharType="begin"/>
            </w:r>
            <w:r w:rsidR="008051DE">
              <w:rPr>
                <w:noProof/>
                <w:webHidden/>
              </w:rPr>
              <w:instrText xml:space="preserve"> PAGEREF _Toc373771123 \h </w:instrText>
            </w:r>
            <w:r w:rsidR="008051DE">
              <w:rPr>
                <w:noProof/>
                <w:webHidden/>
              </w:rPr>
            </w:r>
            <w:r w:rsidR="008051DE">
              <w:rPr>
                <w:noProof/>
                <w:webHidden/>
              </w:rPr>
              <w:fldChar w:fldCharType="separate"/>
            </w:r>
            <w:r w:rsidR="008051DE">
              <w:rPr>
                <w:noProof/>
                <w:webHidden/>
              </w:rPr>
              <w:t>7</w:t>
            </w:r>
            <w:r w:rsidR="008051DE">
              <w:rPr>
                <w:noProof/>
                <w:webHidden/>
              </w:rPr>
              <w:fldChar w:fldCharType="end"/>
            </w:r>
          </w:hyperlink>
        </w:p>
        <w:p w14:paraId="38D9BA49" w14:textId="77777777" w:rsidR="008051DE" w:rsidRDefault="00C32343" w:rsidP="008051DE">
          <w:pPr>
            <w:pStyle w:val="TOC3"/>
            <w:tabs>
              <w:tab w:val="left" w:pos="1320"/>
              <w:tab w:val="right" w:leader="dot" w:pos="9350"/>
            </w:tabs>
            <w:rPr>
              <w:rFonts w:asciiTheme="minorHAnsi" w:eastAsiaTheme="minorEastAsia" w:hAnsiTheme="minorHAnsi" w:cstheme="minorBidi"/>
              <w:noProof/>
              <w:szCs w:val="22"/>
            </w:rPr>
          </w:pPr>
          <w:hyperlink w:anchor="_Toc373771124" w:history="1">
            <w:r w:rsidR="008051DE" w:rsidRPr="00FE1ED1">
              <w:rPr>
                <w:rStyle w:val="Hyperlink"/>
                <w:noProof/>
              </w:rPr>
              <w:t>1.3.3.</w:t>
            </w:r>
            <w:r w:rsidR="008051DE">
              <w:rPr>
                <w:rFonts w:asciiTheme="minorHAnsi" w:eastAsiaTheme="minorEastAsia" w:hAnsiTheme="minorHAnsi" w:cstheme="minorBidi"/>
                <w:noProof/>
                <w:szCs w:val="22"/>
              </w:rPr>
              <w:tab/>
            </w:r>
            <w:r w:rsidR="008051DE" w:rsidRPr="00FE1ED1">
              <w:rPr>
                <w:rStyle w:val="Hyperlink"/>
                <w:noProof/>
              </w:rPr>
              <w:t>BPSK Carrier Recovery</w:t>
            </w:r>
            <w:r w:rsidR="008051DE">
              <w:rPr>
                <w:noProof/>
                <w:webHidden/>
              </w:rPr>
              <w:tab/>
            </w:r>
            <w:r w:rsidR="008051DE">
              <w:rPr>
                <w:noProof/>
                <w:webHidden/>
              </w:rPr>
              <w:fldChar w:fldCharType="begin"/>
            </w:r>
            <w:r w:rsidR="008051DE">
              <w:rPr>
                <w:noProof/>
                <w:webHidden/>
              </w:rPr>
              <w:instrText xml:space="preserve"> PAGEREF _Toc373771124 \h </w:instrText>
            </w:r>
            <w:r w:rsidR="008051DE">
              <w:rPr>
                <w:noProof/>
                <w:webHidden/>
              </w:rPr>
            </w:r>
            <w:r w:rsidR="008051DE">
              <w:rPr>
                <w:noProof/>
                <w:webHidden/>
              </w:rPr>
              <w:fldChar w:fldCharType="separate"/>
            </w:r>
            <w:r w:rsidR="008051DE">
              <w:rPr>
                <w:noProof/>
                <w:webHidden/>
              </w:rPr>
              <w:t>8</w:t>
            </w:r>
            <w:r w:rsidR="008051DE">
              <w:rPr>
                <w:noProof/>
                <w:webHidden/>
              </w:rPr>
              <w:fldChar w:fldCharType="end"/>
            </w:r>
          </w:hyperlink>
        </w:p>
        <w:p w14:paraId="13CC6008" w14:textId="77777777" w:rsidR="008051DE" w:rsidRDefault="00C32343" w:rsidP="008051DE">
          <w:pPr>
            <w:pStyle w:val="TOC3"/>
            <w:tabs>
              <w:tab w:val="left" w:pos="1320"/>
              <w:tab w:val="right" w:leader="dot" w:pos="9350"/>
            </w:tabs>
            <w:rPr>
              <w:rFonts w:asciiTheme="minorHAnsi" w:eastAsiaTheme="minorEastAsia" w:hAnsiTheme="minorHAnsi" w:cstheme="minorBidi"/>
              <w:noProof/>
              <w:szCs w:val="22"/>
            </w:rPr>
          </w:pPr>
          <w:hyperlink w:anchor="_Toc373771125" w:history="1">
            <w:r w:rsidR="008051DE" w:rsidRPr="00FE1ED1">
              <w:rPr>
                <w:rStyle w:val="Hyperlink"/>
                <w:noProof/>
              </w:rPr>
              <w:t>1.3.4.</w:t>
            </w:r>
            <w:r w:rsidR="008051DE">
              <w:rPr>
                <w:rFonts w:asciiTheme="minorHAnsi" w:eastAsiaTheme="minorEastAsia" w:hAnsiTheme="minorHAnsi" w:cstheme="minorBidi"/>
                <w:noProof/>
                <w:szCs w:val="22"/>
              </w:rPr>
              <w:tab/>
            </w:r>
            <w:r w:rsidR="008051DE" w:rsidRPr="00FE1ED1">
              <w:rPr>
                <w:rStyle w:val="Hyperlink"/>
                <w:noProof/>
              </w:rPr>
              <w:t>Coherent and Non-Coherent BFSK Modulation (Cedric)</w:t>
            </w:r>
            <w:r w:rsidR="008051DE">
              <w:rPr>
                <w:noProof/>
                <w:webHidden/>
              </w:rPr>
              <w:tab/>
            </w:r>
            <w:r w:rsidR="008051DE">
              <w:rPr>
                <w:noProof/>
                <w:webHidden/>
              </w:rPr>
              <w:fldChar w:fldCharType="begin"/>
            </w:r>
            <w:r w:rsidR="008051DE">
              <w:rPr>
                <w:noProof/>
                <w:webHidden/>
              </w:rPr>
              <w:instrText xml:space="preserve"> PAGEREF _Toc373771125 \h </w:instrText>
            </w:r>
            <w:r w:rsidR="008051DE">
              <w:rPr>
                <w:noProof/>
                <w:webHidden/>
              </w:rPr>
            </w:r>
            <w:r w:rsidR="008051DE">
              <w:rPr>
                <w:noProof/>
                <w:webHidden/>
              </w:rPr>
              <w:fldChar w:fldCharType="separate"/>
            </w:r>
            <w:r w:rsidR="008051DE">
              <w:rPr>
                <w:noProof/>
                <w:webHidden/>
              </w:rPr>
              <w:t>10</w:t>
            </w:r>
            <w:r w:rsidR="008051DE">
              <w:rPr>
                <w:noProof/>
                <w:webHidden/>
              </w:rPr>
              <w:fldChar w:fldCharType="end"/>
            </w:r>
          </w:hyperlink>
        </w:p>
        <w:p w14:paraId="228CE0C2" w14:textId="77777777" w:rsidR="008051DE" w:rsidRDefault="00C32343" w:rsidP="008051DE">
          <w:pPr>
            <w:pStyle w:val="TOC3"/>
            <w:tabs>
              <w:tab w:val="left" w:pos="1320"/>
              <w:tab w:val="right" w:leader="dot" w:pos="9350"/>
            </w:tabs>
            <w:rPr>
              <w:rFonts w:asciiTheme="minorHAnsi" w:eastAsiaTheme="minorEastAsia" w:hAnsiTheme="minorHAnsi" w:cstheme="minorBidi"/>
              <w:noProof/>
              <w:szCs w:val="22"/>
            </w:rPr>
          </w:pPr>
          <w:hyperlink w:anchor="_Toc373771126" w:history="1">
            <w:r w:rsidR="008051DE" w:rsidRPr="00FE1ED1">
              <w:rPr>
                <w:rStyle w:val="Hyperlink"/>
                <w:noProof/>
              </w:rPr>
              <w:t>1.3.5.</w:t>
            </w:r>
            <w:r w:rsidR="008051DE">
              <w:rPr>
                <w:rFonts w:asciiTheme="minorHAnsi" w:eastAsiaTheme="minorEastAsia" w:hAnsiTheme="minorHAnsi" w:cstheme="minorBidi"/>
                <w:noProof/>
                <w:szCs w:val="22"/>
              </w:rPr>
              <w:tab/>
            </w:r>
            <w:r w:rsidR="008051DE" w:rsidRPr="00FE1ED1">
              <w:rPr>
                <w:rStyle w:val="Hyperlink"/>
                <w:noProof/>
              </w:rPr>
              <w:t>Coherent and Non-Coherent BFSK Demodulation (Cedric)</w:t>
            </w:r>
            <w:r w:rsidR="008051DE">
              <w:rPr>
                <w:noProof/>
                <w:webHidden/>
              </w:rPr>
              <w:tab/>
            </w:r>
            <w:r w:rsidR="008051DE">
              <w:rPr>
                <w:noProof/>
                <w:webHidden/>
              </w:rPr>
              <w:fldChar w:fldCharType="begin"/>
            </w:r>
            <w:r w:rsidR="008051DE">
              <w:rPr>
                <w:noProof/>
                <w:webHidden/>
              </w:rPr>
              <w:instrText xml:space="preserve"> PAGEREF _Toc373771126 \h </w:instrText>
            </w:r>
            <w:r w:rsidR="008051DE">
              <w:rPr>
                <w:noProof/>
                <w:webHidden/>
              </w:rPr>
            </w:r>
            <w:r w:rsidR="008051DE">
              <w:rPr>
                <w:noProof/>
                <w:webHidden/>
              </w:rPr>
              <w:fldChar w:fldCharType="separate"/>
            </w:r>
            <w:r w:rsidR="008051DE">
              <w:rPr>
                <w:noProof/>
                <w:webHidden/>
              </w:rPr>
              <w:t>11</w:t>
            </w:r>
            <w:r w:rsidR="008051DE">
              <w:rPr>
                <w:noProof/>
                <w:webHidden/>
              </w:rPr>
              <w:fldChar w:fldCharType="end"/>
            </w:r>
          </w:hyperlink>
        </w:p>
        <w:p w14:paraId="119741C1" w14:textId="77777777" w:rsidR="008051DE" w:rsidRDefault="00C32343" w:rsidP="008051DE">
          <w:pPr>
            <w:pStyle w:val="TOC3"/>
            <w:tabs>
              <w:tab w:val="left" w:pos="1320"/>
              <w:tab w:val="right" w:leader="dot" w:pos="9350"/>
            </w:tabs>
            <w:rPr>
              <w:rFonts w:asciiTheme="minorHAnsi" w:eastAsiaTheme="minorEastAsia" w:hAnsiTheme="minorHAnsi" w:cstheme="minorBidi"/>
              <w:noProof/>
              <w:szCs w:val="22"/>
            </w:rPr>
          </w:pPr>
          <w:hyperlink w:anchor="_Toc373771127" w:history="1">
            <w:r w:rsidR="008051DE" w:rsidRPr="00FE1ED1">
              <w:rPr>
                <w:rStyle w:val="Hyperlink"/>
                <w:rFonts w:eastAsiaTheme="minorHAnsi"/>
                <w:noProof/>
              </w:rPr>
              <w:t>1.3.6.</w:t>
            </w:r>
            <w:r w:rsidR="008051DE">
              <w:rPr>
                <w:rFonts w:asciiTheme="minorHAnsi" w:eastAsiaTheme="minorEastAsia" w:hAnsiTheme="minorHAnsi" w:cstheme="minorBidi"/>
                <w:noProof/>
                <w:szCs w:val="22"/>
              </w:rPr>
              <w:tab/>
            </w:r>
            <w:r w:rsidR="008051DE" w:rsidRPr="00FE1ED1">
              <w:rPr>
                <w:rStyle w:val="Hyperlink"/>
                <w:rFonts w:eastAsiaTheme="minorHAnsi"/>
                <w:noProof/>
              </w:rPr>
              <w:t>BPSK and BFSK Timing Recovery</w:t>
            </w:r>
            <w:r w:rsidR="008051DE">
              <w:rPr>
                <w:noProof/>
                <w:webHidden/>
              </w:rPr>
              <w:tab/>
            </w:r>
            <w:r w:rsidR="008051DE">
              <w:rPr>
                <w:noProof/>
                <w:webHidden/>
              </w:rPr>
              <w:fldChar w:fldCharType="begin"/>
            </w:r>
            <w:r w:rsidR="008051DE">
              <w:rPr>
                <w:noProof/>
                <w:webHidden/>
              </w:rPr>
              <w:instrText xml:space="preserve"> PAGEREF _Toc373771127 \h </w:instrText>
            </w:r>
            <w:r w:rsidR="008051DE">
              <w:rPr>
                <w:noProof/>
                <w:webHidden/>
              </w:rPr>
            </w:r>
            <w:r w:rsidR="008051DE">
              <w:rPr>
                <w:noProof/>
                <w:webHidden/>
              </w:rPr>
              <w:fldChar w:fldCharType="separate"/>
            </w:r>
            <w:r w:rsidR="008051DE">
              <w:rPr>
                <w:noProof/>
                <w:webHidden/>
              </w:rPr>
              <w:t>13</w:t>
            </w:r>
            <w:r w:rsidR="008051DE">
              <w:rPr>
                <w:noProof/>
                <w:webHidden/>
              </w:rPr>
              <w:fldChar w:fldCharType="end"/>
            </w:r>
          </w:hyperlink>
        </w:p>
        <w:p w14:paraId="72C24354" w14:textId="77777777" w:rsidR="008051DE" w:rsidRDefault="00C32343" w:rsidP="008051DE">
          <w:pPr>
            <w:pStyle w:val="TOC2"/>
            <w:tabs>
              <w:tab w:val="left" w:pos="880"/>
              <w:tab w:val="right" w:leader="dot" w:pos="9350"/>
            </w:tabs>
            <w:rPr>
              <w:rFonts w:asciiTheme="minorHAnsi" w:eastAsiaTheme="minorEastAsia" w:hAnsiTheme="minorHAnsi" w:cstheme="minorBidi"/>
              <w:noProof/>
              <w:szCs w:val="22"/>
            </w:rPr>
          </w:pPr>
          <w:hyperlink w:anchor="_Toc373771128" w:history="1">
            <w:r w:rsidR="008051DE" w:rsidRPr="00FE1ED1">
              <w:rPr>
                <w:rStyle w:val="Hyperlink"/>
                <w:noProof/>
              </w:rPr>
              <w:t>1.4.</w:t>
            </w:r>
            <w:r w:rsidR="008051DE">
              <w:rPr>
                <w:rFonts w:asciiTheme="minorHAnsi" w:eastAsiaTheme="minorEastAsia" w:hAnsiTheme="minorHAnsi" w:cstheme="minorBidi"/>
                <w:noProof/>
                <w:szCs w:val="22"/>
              </w:rPr>
              <w:tab/>
            </w:r>
            <w:r w:rsidR="008051DE" w:rsidRPr="00FE1ED1">
              <w:rPr>
                <w:rStyle w:val="Hyperlink"/>
                <w:noProof/>
              </w:rPr>
              <w:t>Proposed Solution Concept</w:t>
            </w:r>
            <w:r w:rsidR="008051DE">
              <w:rPr>
                <w:noProof/>
                <w:webHidden/>
              </w:rPr>
              <w:tab/>
            </w:r>
            <w:r w:rsidR="008051DE">
              <w:rPr>
                <w:noProof/>
                <w:webHidden/>
              </w:rPr>
              <w:fldChar w:fldCharType="begin"/>
            </w:r>
            <w:r w:rsidR="008051DE">
              <w:rPr>
                <w:noProof/>
                <w:webHidden/>
              </w:rPr>
              <w:instrText xml:space="preserve"> PAGEREF _Toc373771128 \h </w:instrText>
            </w:r>
            <w:r w:rsidR="008051DE">
              <w:rPr>
                <w:noProof/>
                <w:webHidden/>
              </w:rPr>
            </w:r>
            <w:r w:rsidR="008051DE">
              <w:rPr>
                <w:noProof/>
                <w:webHidden/>
              </w:rPr>
              <w:fldChar w:fldCharType="separate"/>
            </w:r>
            <w:r w:rsidR="008051DE">
              <w:rPr>
                <w:noProof/>
                <w:webHidden/>
              </w:rPr>
              <w:t>14</w:t>
            </w:r>
            <w:r w:rsidR="008051DE">
              <w:rPr>
                <w:noProof/>
                <w:webHidden/>
              </w:rPr>
              <w:fldChar w:fldCharType="end"/>
            </w:r>
          </w:hyperlink>
        </w:p>
        <w:p w14:paraId="219DF2E4" w14:textId="77777777" w:rsidR="008051DE" w:rsidRDefault="00C32343" w:rsidP="008051DE">
          <w:pPr>
            <w:pStyle w:val="TOC2"/>
            <w:tabs>
              <w:tab w:val="left" w:pos="880"/>
              <w:tab w:val="right" w:leader="dot" w:pos="9350"/>
            </w:tabs>
            <w:rPr>
              <w:rFonts w:asciiTheme="minorHAnsi" w:eastAsiaTheme="minorEastAsia" w:hAnsiTheme="minorHAnsi" w:cstheme="minorBidi"/>
              <w:noProof/>
              <w:szCs w:val="22"/>
            </w:rPr>
          </w:pPr>
          <w:hyperlink w:anchor="_Toc373771129" w:history="1">
            <w:r w:rsidR="008051DE" w:rsidRPr="00FE1ED1">
              <w:rPr>
                <w:rStyle w:val="Hyperlink"/>
                <w:noProof/>
              </w:rPr>
              <w:t>1.5.</w:t>
            </w:r>
            <w:r w:rsidR="008051DE">
              <w:rPr>
                <w:rFonts w:asciiTheme="minorHAnsi" w:eastAsiaTheme="minorEastAsia" w:hAnsiTheme="minorHAnsi" w:cstheme="minorBidi"/>
                <w:noProof/>
                <w:szCs w:val="22"/>
              </w:rPr>
              <w:tab/>
            </w:r>
            <w:r w:rsidR="008051DE" w:rsidRPr="00FE1ED1">
              <w:rPr>
                <w:rStyle w:val="Hyperlink"/>
                <w:noProof/>
              </w:rPr>
              <w:t>Major Design and Implementation Challenges</w:t>
            </w:r>
            <w:r w:rsidR="008051DE">
              <w:rPr>
                <w:noProof/>
                <w:webHidden/>
              </w:rPr>
              <w:tab/>
            </w:r>
            <w:r w:rsidR="008051DE">
              <w:rPr>
                <w:noProof/>
                <w:webHidden/>
              </w:rPr>
              <w:fldChar w:fldCharType="begin"/>
            </w:r>
            <w:r w:rsidR="008051DE">
              <w:rPr>
                <w:noProof/>
                <w:webHidden/>
              </w:rPr>
              <w:instrText xml:space="preserve"> PAGEREF _Toc373771129 \h </w:instrText>
            </w:r>
            <w:r w:rsidR="008051DE">
              <w:rPr>
                <w:noProof/>
                <w:webHidden/>
              </w:rPr>
            </w:r>
            <w:r w:rsidR="008051DE">
              <w:rPr>
                <w:noProof/>
                <w:webHidden/>
              </w:rPr>
              <w:fldChar w:fldCharType="separate"/>
            </w:r>
            <w:r w:rsidR="008051DE">
              <w:rPr>
                <w:noProof/>
                <w:webHidden/>
              </w:rPr>
              <w:t>15</w:t>
            </w:r>
            <w:r w:rsidR="008051DE">
              <w:rPr>
                <w:noProof/>
                <w:webHidden/>
              </w:rPr>
              <w:fldChar w:fldCharType="end"/>
            </w:r>
          </w:hyperlink>
        </w:p>
        <w:p w14:paraId="437BD498" w14:textId="77777777" w:rsidR="008051DE" w:rsidRDefault="00C32343" w:rsidP="008051DE">
          <w:pPr>
            <w:pStyle w:val="TOC2"/>
            <w:tabs>
              <w:tab w:val="left" w:pos="880"/>
              <w:tab w:val="right" w:leader="dot" w:pos="9350"/>
            </w:tabs>
            <w:rPr>
              <w:rFonts w:asciiTheme="minorHAnsi" w:eastAsiaTheme="minorEastAsia" w:hAnsiTheme="minorHAnsi" w:cstheme="minorBidi"/>
              <w:noProof/>
              <w:szCs w:val="22"/>
            </w:rPr>
          </w:pPr>
          <w:hyperlink w:anchor="_Toc373771130" w:history="1">
            <w:r w:rsidR="008051DE" w:rsidRPr="00FE1ED1">
              <w:rPr>
                <w:rStyle w:val="Hyperlink"/>
                <w:noProof/>
              </w:rPr>
              <w:t>1.6.</w:t>
            </w:r>
            <w:r w:rsidR="008051DE">
              <w:rPr>
                <w:rFonts w:asciiTheme="minorHAnsi" w:eastAsiaTheme="minorEastAsia" w:hAnsiTheme="minorHAnsi" w:cstheme="minorBidi"/>
                <w:noProof/>
                <w:szCs w:val="22"/>
              </w:rPr>
              <w:tab/>
            </w:r>
            <w:r w:rsidR="008051DE" w:rsidRPr="00FE1ED1">
              <w:rPr>
                <w:rStyle w:val="Hyperlink"/>
                <w:noProof/>
              </w:rPr>
              <w:t>Implications of Project Success (Brandon)</w:t>
            </w:r>
            <w:r w:rsidR="008051DE">
              <w:rPr>
                <w:noProof/>
                <w:webHidden/>
              </w:rPr>
              <w:tab/>
            </w:r>
            <w:r w:rsidR="008051DE">
              <w:rPr>
                <w:noProof/>
                <w:webHidden/>
              </w:rPr>
              <w:fldChar w:fldCharType="begin"/>
            </w:r>
            <w:r w:rsidR="008051DE">
              <w:rPr>
                <w:noProof/>
                <w:webHidden/>
              </w:rPr>
              <w:instrText xml:space="preserve"> PAGEREF _Toc373771130 \h </w:instrText>
            </w:r>
            <w:r w:rsidR="008051DE">
              <w:rPr>
                <w:noProof/>
                <w:webHidden/>
              </w:rPr>
            </w:r>
            <w:r w:rsidR="008051DE">
              <w:rPr>
                <w:noProof/>
                <w:webHidden/>
              </w:rPr>
              <w:fldChar w:fldCharType="separate"/>
            </w:r>
            <w:r w:rsidR="008051DE">
              <w:rPr>
                <w:noProof/>
                <w:webHidden/>
              </w:rPr>
              <w:t>16</w:t>
            </w:r>
            <w:r w:rsidR="008051DE">
              <w:rPr>
                <w:noProof/>
                <w:webHidden/>
              </w:rPr>
              <w:fldChar w:fldCharType="end"/>
            </w:r>
          </w:hyperlink>
        </w:p>
        <w:p w14:paraId="009794CD" w14:textId="77777777" w:rsidR="008051DE" w:rsidRDefault="00C32343" w:rsidP="008051DE">
          <w:pPr>
            <w:pStyle w:val="TOC1"/>
            <w:tabs>
              <w:tab w:val="left" w:pos="440"/>
              <w:tab w:val="right" w:leader="dot" w:pos="9350"/>
            </w:tabs>
            <w:rPr>
              <w:rFonts w:asciiTheme="minorHAnsi" w:eastAsiaTheme="minorEastAsia" w:hAnsiTheme="minorHAnsi" w:cstheme="minorBidi"/>
              <w:noProof/>
              <w:szCs w:val="22"/>
            </w:rPr>
          </w:pPr>
          <w:hyperlink w:anchor="_Toc373771131" w:history="1">
            <w:r w:rsidR="008051DE" w:rsidRPr="00FE1ED1">
              <w:rPr>
                <w:rStyle w:val="Hyperlink"/>
                <w:noProof/>
              </w:rPr>
              <w:t>2.</w:t>
            </w:r>
            <w:r w:rsidR="008051DE">
              <w:rPr>
                <w:rFonts w:asciiTheme="minorHAnsi" w:eastAsiaTheme="minorEastAsia" w:hAnsiTheme="minorHAnsi" w:cstheme="minorBidi"/>
                <w:noProof/>
                <w:szCs w:val="22"/>
              </w:rPr>
              <w:tab/>
            </w:r>
            <w:r w:rsidR="008051DE" w:rsidRPr="00FE1ED1">
              <w:rPr>
                <w:rStyle w:val="Hyperlink"/>
                <w:noProof/>
              </w:rPr>
              <w:t>DESIGN REQUIREMENTS</w:t>
            </w:r>
            <w:r w:rsidR="008051DE">
              <w:rPr>
                <w:noProof/>
                <w:webHidden/>
              </w:rPr>
              <w:tab/>
            </w:r>
            <w:r w:rsidR="008051DE">
              <w:rPr>
                <w:noProof/>
                <w:webHidden/>
              </w:rPr>
              <w:fldChar w:fldCharType="begin"/>
            </w:r>
            <w:r w:rsidR="008051DE">
              <w:rPr>
                <w:noProof/>
                <w:webHidden/>
              </w:rPr>
              <w:instrText xml:space="preserve"> PAGEREF _Toc373771131 \h </w:instrText>
            </w:r>
            <w:r w:rsidR="008051DE">
              <w:rPr>
                <w:noProof/>
                <w:webHidden/>
              </w:rPr>
            </w:r>
            <w:r w:rsidR="008051DE">
              <w:rPr>
                <w:noProof/>
                <w:webHidden/>
              </w:rPr>
              <w:fldChar w:fldCharType="separate"/>
            </w:r>
            <w:r w:rsidR="008051DE">
              <w:rPr>
                <w:noProof/>
                <w:webHidden/>
              </w:rPr>
              <w:t>17</w:t>
            </w:r>
            <w:r w:rsidR="008051DE">
              <w:rPr>
                <w:noProof/>
                <w:webHidden/>
              </w:rPr>
              <w:fldChar w:fldCharType="end"/>
            </w:r>
          </w:hyperlink>
        </w:p>
        <w:p w14:paraId="52343E2F" w14:textId="77777777" w:rsidR="008051DE" w:rsidRDefault="00C32343" w:rsidP="008051DE">
          <w:pPr>
            <w:pStyle w:val="TOC2"/>
            <w:tabs>
              <w:tab w:val="left" w:pos="880"/>
              <w:tab w:val="right" w:leader="dot" w:pos="9350"/>
            </w:tabs>
            <w:rPr>
              <w:rFonts w:asciiTheme="minorHAnsi" w:eastAsiaTheme="minorEastAsia" w:hAnsiTheme="minorHAnsi" w:cstheme="minorBidi"/>
              <w:noProof/>
              <w:szCs w:val="22"/>
            </w:rPr>
          </w:pPr>
          <w:hyperlink w:anchor="_Toc373771132" w:history="1">
            <w:r w:rsidR="008051DE" w:rsidRPr="00FE1ED1">
              <w:rPr>
                <w:rStyle w:val="Hyperlink"/>
                <w:noProof/>
              </w:rPr>
              <w:t>2.1.</w:t>
            </w:r>
            <w:r w:rsidR="008051DE">
              <w:rPr>
                <w:rFonts w:asciiTheme="minorHAnsi" w:eastAsiaTheme="minorEastAsia" w:hAnsiTheme="minorHAnsi" w:cstheme="minorBidi"/>
                <w:noProof/>
                <w:szCs w:val="22"/>
              </w:rPr>
              <w:tab/>
            </w:r>
            <w:r w:rsidR="008051DE" w:rsidRPr="00FE1ED1">
              <w:rPr>
                <w:rStyle w:val="Hyperlink"/>
                <w:noProof/>
              </w:rPr>
              <w:t>Functional Design Constraints (Brian)</w:t>
            </w:r>
            <w:r w:rsidR="008051DE">
              <w:rPr>
                <w:noProof/>
                <w:webHidden/>
              </w:rPr>
              <w:tab/>
            </w:r>
            <w:r w:rsidR="008051DE">
              <w:rPr>
                <w:noProof/>
                <w:webHidden/>
              </w:rPr>
              <w:fldChar w:fldCharType="begin"/>
            </w:r>
            <w:r w:rsidR="008051DE">
              <w:rPr>
                <w:noProof/>
                <w:webHidden/>
              </w:rPr>
              <w:instrText xml:space="preserve"> PAGEREF _Toc373771132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39427661" w14:textId="77777777" w:rsidR="008051DE" w:rsidRDefault="00C32343" w:rsidP="008051DE">
          <w:pPr>
            <w:pStyle w:val="TOC2"/>
            <w:tabs>
              <w:tab w:val="left" w:pos="880"/>
              <w:tab w:val="right" w:leader="dot" w:pos="9350"/>
            </w:tabs>
            <w:rPr>
              <w:rFonts w:asciiTheme="minorHAnsi" w:eastAsiaTheme="minorEastAsia" w:hAnsiTheme="minorHAnsi" w:cstheme="minorBidi"/>
              <w:noProof/>
              <w:szCs w:val="22"/>
            </w:rPr>
          </w:pPr>
          <w:hyperlink w:anchor="_Toc373771133" w:history="1">
            <w:r w:rsidR="008051DE" w:rsidRPr="00FE1ED1">
              <w:rPr>
                <w:rStyle w:val="Hyperlink"/>
                <w:noProof/>
              </w:rPr>
              <w:t>2.2.</w:t>
            </w:r>
            <w:r w:rsidR="008051DE">
              <w:rPr>
                <w:rFonts w:asciiTheme="minorHAnsi" w:eastAsiaTheme="minorEastAsia" w:hAnsiTheme="minorHAnsi" w:cstheme="minorBidi"/>
                <w:noProof/>
                <w:szCs w:val="22"/>
              </w:rPr>
              <w:tab/>
            </w:r>
            <w:r w:rsidR="008051DE" w:rsidRPr="00FE1ED1">
              <w:rPr>
                <w:rStyle w:val="Hyperlink"/>
                <w:noProof/>
              </w:rPr>
              <w:t>Non-Functional Design Constraints (Brandon)</w:t>
            </w:r>
            <w:r w:rsidR="008051DE">
              <w:rPr>
                <w:noProof/>
                <w:webHidden/>
              </w:rPr>
              <w:tab/>
            </w:r>
            <w:r w:rsidR="008051DE">
              <w:rPr>
                <w:noProof/>
                <w:webHidden/>
              </w:rPr>
              <w:fldChar w:fldCharType="begin"/>
            </w:r>
            <w:r w:rsidR="008051DE">
              <w:rPr>
                <w:noProof/>
                <w:webHidden/>
              </w:rPr>
              <w:instrText xml:space="preserve"> PAGEREF _Toc373771133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45C43C5B" w14:textId="77777777" w:rsidR="008051DE" w:rsidRDefault="00C32343" w:rsidP="008051DE">
          <w:pPr>
            <w:pStyle w:val="TOC1"/>
            <w:tabs>
              <w:tab w:val="left" w:pos="440"/>
              <w:tab w:val="right" w:leader="dot" w:pos="9350"/>
            </w:tabs>
            <w:rPr>
              <w:rFonts w:asciiTheme="minorHAnsi" w:eastAsiaTheme="minorEastAsia" w:hAnsiTheme="minorHAnsi" w:cstheme="minorBidi"/>
              <w:noProof/>
              <w:szCs w:val="22"/>
            </w:rPr>
          </w:pPr>
          <w:hyperlink w:anchor="_Toc373771134" w:history="1">
            <w:r w:rsidR="008051DE" w:rsidRPr="00FE1ED1">
              <w:rPr>
                <w:rStyle w:val="Hyperlink"/>
                <w:noProof/>
              </w:rPr>
              <w:t>3.</w:t>
            </w:r>
            <w:r w:rsidR="008051DE">
              <w:rPr>
                <w:rFonts w:asciiTheme="minorHAnsi" w:eastAsiaTheme="minorEastAsia" w:hAnsiTheme="minorHAnsi" w:cstheme="minorBidi"/>
                <w:noProof/>
                <w:szCs w:val="22"/>
              </w:rPr>
              <w:tab/>
            </w:r>
            <w:r w:rsidR="008051DE" w:rsidRPr="00FE1ED1">
              <w:rPr>
                <w:rStyle w:val="Hyperlink"/>
                <w:noProof/>
              </w:rPr>
              <w:t>APPROACH</w:t>
            </w:r>
            <w:r w:rsidR="008051DE">
              <w:rPr>
                <w:noProof/>
                <w:webHidden/>
              </w:rPr>
              <w:tab/>
            </w:r>
            <w:r w:rsidR="008051DE">
              <w:rPr>
                <w:noProof/>
                <w:webHidden/>
              </w:rPr>
              <w:fldChar w:fldCharType="begin"/>
            </w:r>
            <w:r w:rsidR="008051DE">
              <w:rPr>
                <w:noProof/>
                <w:webHidden/>
              </w:rPr>
              <w:instrText xml:space="preserve"> PAGEREF _Toc373771134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144C5617" w14:textId="77777777" w:rsidR="008051DE" w:rsidRDefault="00C32343" w:rsidP="008051DE">
          <w:pPr>
            <w:pStyle w:val="TOC2"/>
            <w:tabs>
              <w:tab w:val="left" w:pos="880"/>
              <w:tab w:val="right" w:leader="dot" w:pos="9350"/>
            </w:tabs>
            <w:rPr>
              <w:rFonts w:asciiTheme="minorHAnsi" w:eastAsiaTheme="minorEastAsia" w:hAnsiTheme="minorHAnsi" w:cstheme="minorBidi"/>
              <w:noProof/>
              <w:szCs w:val="22"/>
            </w:rPr>
          </w:pPr>
          <w:hyperlink w:anchor="_Toc373771135" w:history="1">
            <w:r w:rsidR="008051DE" w:rsidRPr="00FE1ED1">
              <w:rPr>
                <w:rStyle w:val="Hyperlink"/>
                <w:noProof/>
              </w:rPr>
              <w:t>3.1.</w:t>
            </w:r>
            <w:r w:rsidR="008051DE">
              <w:rPr>
                <w:rFonts w:asciiTheme="minorHAnsi" w:eastAsiaTheme="minorEastAsia" w:hAnsiTheme="minorHAnsi" w:cstheme="minorBidi"/>
                <w:noProof/>
                <w:szCs w:val="22"/>
              </w:rPr>
              <w:tab/>
            </w:r>
            <w:r w:rsidR="008051DE" w:rsidRPr="00FE1ED1">
              <w:rPr>
                <w:rStyle w:val="Hyperlink"/>
                <w:noProof/>
              </w:rPr>
              <w:t>Software Simulation Using Matlab/Simulink</w:t>
            </w:r>
            <w:r w:rsidR="008051DE">
              <w:rPr>
                <w:noProof/>
                <w:webHidden/>
              </w:rPr>
              <w:tab/>
            </w:r>
            <w:r w:rsidR="008051DE">
              <w:rPr>
                <w:noProof/>
                <w:webHidden/>
              </w:rPr>
              <w:fldChar w:fldCharType="begin"/>
            </w:r>
            <w:r w:rsidR="008051DE">
              <w:rPr>
                <w:noProof/>
                <w:webHidden/>
              </w:rPr>
              <w:instrText xml:space="preserve"> PAGEREF _Toc373771135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F8F5A77" w14:textId="77777777" w:rsidR="008051DE" w:rsidRDefault="00C32343" w:rsidP="008051DE">
          <w:pPr>
            <w:pStyle w:val="TOC3"/>
            <w:tabs>
              <w:tab w:val="left" w:pos="1320"/>
              <w:tab w:val="right" w:leader="dot" w:pos="9350"/>
            </w:tabs>
            <w:rPr>
              <w:rFonts w:asciiTheme="minorHAnsi" w:eastAsiaTheme="minorEastAsia" w:hAnsiTheme="minorHAnsi" w:cstheme="minorBidi"/>
              <w:noProof/>
              <w:szCs w:val="22"/>
            </w:rPr>
          </w:pPr>
          <w:hyperlink w:anchor="_Toc373771136" w:history="1">
            <w:r w:rsidR="008051DE" w:rsidRPr="00FE1ED1">
              <w:rPr>
                <w:rStyle w:val="Hyperlink"/>
                <w:noProof/>
              </w:rPr>
              <w:t>3.1.1.</w:t>
            </w:r>
            <w:r w:rsidR="008051DE">
              <w:rPr>
                <w:rFonts w:asciiTheme="minorHAnsi" w:eastAsiaTheme="minorEastAsia" w:hAnsiTheme="minorHAnsi" w:cstheme="minorBidi"/>
                <w:noProof/>
                <w:szCs w:val="22"/>
              </w:rPr>
              <w:tab/>
            </w:r>
            <w:r w:rsidR="008051DE" w:rsidRPr="00FE1ED1">
              <w:rPr>
                <w:rStyle w:val="Hyperlink"/>
                <w:noProof/>
              </w:rPr>
              <w:t>Manchester Encoder/Decoder</w:t>
            </w:r>
            <w:r w:rsidR="008051DE">
              <w:rPr>
                <w:noProof/>
                <w:webHidden/>
              </w:rPr>
              <w:tab/>
            </w:r>
            <w:r w:rsidR="008051DE">
              <w:rPr>
                <w:noProof/>
                <w:webHidden/>
              </w:rPr>
              <w:fldChar w:fldCharType="begin"/>
            </w:r>
            <w:r w:rsidR="008051DE">
              <w:rPr>
                <w:noProof/>
                <w:webHidden/>
              </w:rPr>
              <w:instrText xml:space="preserve"> PAGEREF _Toc373771136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98E6437" w14:textId="77777777" w:rsidR="008051DE" w:rsidRDefault="00C32343" w:rsidP="008051DE">
          <w:pPr>
            <w:pStyle w:val="TOC3"/>
            <w:tabs>
              <w:tab w:val="left" w:pos="1320"/>
              <w:tab w:val="right" w:leader="dot" w:pos="9350"/>
            </w:tabs>
            <w:rPr>
              <w:rFonts w:asciiTheme="minorHAnsi" w:eastAsiaTheme="minorEastAsia" w:hAnsiTheme="minorHAnsi" w:cstheme="minorBidi"/>
              <w:noProof/>
              <w:szCs w:val="22"/>
            </w:rPr>
          </w:pPr>
          <w:hyperlink w:anchor="_Toc373771137" w:history="1">
            <w:r w:rsidR="008051DE" w:rsidRPr="00FE1ED1">
              <w:rPr>
                <w:rStyle w:val="Hyperlink"/>
                <w:noProof/>
              </w:rPr>
              <w:t>3.1.2.</w:t>
            </w:r>
            <w:r w:rsidR="008051DE">
              <w:rPr>
                <w:rFonts w:asciiTheme="minorHAnsi" w:eastAsiaTheme="minorEastAsia" w:hAnsiTheme="minorHAnsi" w:cstheme="minorBidi"/>
                <w:noProof/>
                <w:szCs w:val="22"/>
              </w:rPr>
              <w:tab/>
            </w:r>
            <w:r w:rsidR="008051DE" w:rsidRPr="00FE1ED1">
              <w:rPr>
                <w:rStyle w:val="Hyperlink"/>
                <w:noProof/>
              </w:rPr>
              <w:t>Modulation of FSK and BPSK</w:t>
            </w:r>
            <w:r w:rsidR="008051DE">
              <w:rPr>
                <w:noProof/>
                <w:webHidden/>
              </w:rPr>
              <w:tab/>
            </w:r>
            <w:r w:rsidR="008051DE">
              <w:rPr>
                <w:noProof/>
                <w:webHidden/>
              </w:rPr>
              <w:fldChar w:fldCharType="begin"/>
            </w:r>
            <w:r w:rsidR="008051DE">
              <w:rPr>
                <w:noProof/>
                <w:webHidden/>
              </w:rPr>
              <w:instrText xml:space="preserve"> PAGEREF _Toc373771137 \h </w:instrText>
            </w:r>
            <w:r w:rsidR="008051DE">
              <w:rPr>
                <w:noProof/>
                <w:webHidden/>
              </w:rPr>
            </w:r>
            <w:r w:rsidR="008051DE">
              <w:rPr>
                <w:noProof/>
                <w:webHidden/>
              </w:rPr>
              <w:fldChar w:fldCharType="separate"/>
            </w:r>
            <w:r w:rsidR="008051DE">
              <w:rPr>
                <w:noProof/>
                <w:webHidden/>
              </w:rPr>
              <w:t>22</w:t>
            </w:r>
            <w:r w:rsidR="008051DE">
              <w:rPr>
                <w:noProof/>
                <w:webHidden/>
              </w:rPr>
              <w:fldChar w:fldCharType="end"/>
            </w:r>
          </w:hyperlink>
        </w:p>
        <w:p w14:paraId="76A77BC7" w14:textId="77777777" w:rsidR="008051DE" w:rsidRDefault="00C32343" w:rsidP="008051DE">
          <w:pPr>
            <w:pStyle w:val="TOC3"/>
            <w:tabs>
              <w:tab w:val="left" w:pos="1320"/>
              <w:tab w:val="right" w:leader="dot" w:pos="9350"/>
            </w:tabs>
            <w:rPr>
              <w:rFonts w:asciiTheme="minorHAnsi" w:eastAsiaTheme="minorEastAsia" w:hAnsiTheme="minorHAnsi" w:cstheme="minorBidi"/>
              <w:noProof/>
              <w:szCs w:val="22"/>
            </w:rPr>
          </w:pPr>
          <w:hyperlink w:anchor="_Toc373771138" w:history="1">
            <w:r w:rsidR="008051DE" w:rsidRPr="00FE1ED1">
              <w:rPr>
                <w:rStyle w:val="Hyperlink"/>
                <w:noProof/>
              </w:rPr>
              <w:t>3.1.3.</w:t>
            </w:r>
            <w:r w:rsidR="008051DE">
              <w:rPr>
                <w:rFonts w:asciiTheme="minorHAnsi" w:eastAsiaTheme="minorEastAsia" w:hAnsiTheme="minorHAnsi" w:cstheme="minorBidi"/>
                <w:noProof/>
                <w:szCs w:val="22"/>
              </w:rPr>
              <w:tab/>
            </w:r>
            <w:r w:rsidR="008051DE" w:rsidRPr="00FE1ED1">
              <w:rPr>
                <w:rStyle w:val="Hyperlink"/>
                <w:noProof/>
              </w:rPr>
              <w:t>Coherent Demodulation of FSK and BPSK using Phase Lock Loops</w:t>
            </w:r>
            <w:r w:rsidR="008051DE">
              <w:rPr>
                <w:noProof/>
                <w:webHidden/>
              </w:rPr>
              <w:tab/>
            </w:r>
            <w:r w:rsidR="008051DE">
              <w:rPr>
                <w:noProof/>
                <w:webHidden/>
              </w:rPr>
              <w:fldChar w:fldCharType="begin"/>
            </w:r>
            <w:r w:rsidR="008051DE">
              <w:rPr>
                <w:noProof/>
                <w:webHidden/>
              </w:rPr>
              <w:instrText xml:space="preserve"> PAGEREF _Toc373771138 \h </w:instrText>
            </w:r>
            <w:r w:rsidR="008051DE">
              <w:rPr>
                <w:noProof/>
                <w:webHidden/>
              </w:rPr>
            </w:r>
            <w:r w:rsidR="008051DE">
              <w:rPr>
                <w:noProof/>
                <w:webHidden/>
              </w:rPr>
              <w:fldChar w:fldCharType="separate"/>
            </w:r>
            <w:r w:rsidR="008051DE">
              <w:rPr>
                <w:noProof/>
                <w:webHidden/>
              </w:rPr>
              <w:t>24</w:t>
            </w:r>
            <w:r w:rsidR="008051DE">
              <w:rPr>
                <w:noProof/>
                <w:webHidden/>
              </w:rPr>
              <w:fldChar w:fldCharType="end"/>
            </w:r>
          </w:hyperlink>
        </w:p>
        <w:p w14:paraId="12446D6B" w14:textId="77777777" w:rsidR="008051DE" w:rsidRDefault="00C32343" w:rsidP="008051DE">
          <w:pPr>
            <w:pStyle w:val="TOC3"/>
            <w:tabs>
              <w:tab w:val="left" w:pos="1320"/>
              <w:tab w:val="right" w:leader="dot" w:pos="9350"/>
            </w:tabs>
            <w:rPr>
              <w:rFonts w:asciiTheme="minorHAnsi" w:eastAsiaTheme="minorEastAsia" w:hAnsiTheme="minorHAnsi" w:cstheme="minorBidi"/>
              <w:noProof/>
              <w:szCs w:val="22"/>
            </w:rPr>
          </w:pPr>
          <w:hyperlink w:anchor="_Toc373771139" w:history="1">
            <w:r w:rsidR="008051DE" w:rsidRPr="00FE1ED1">
              <w:rPr>
                <w:rStyle w:val="Hyperlink"/>
                <w:noProof/>
              </w:rPr>
              <w:t>3.1.4.</w:t>
            </w:r>
            <w:r w:rsidR="008051DE">
              <w:rPr>
                <w:rFonts w:asciiTheme="minorHAnsi" w:eastAsiaTheme="minorEastAsia" w:hAnsiTheme="minorHAnsi" w:cstheme="minorBidi"/>
                <w:noProof/>
                <w:szCs w:val="22"/>
              </w:rPr>
              <w:tab/>
            </w:r>
            <w:r w:rsidR="008051DE" w:rsidRPr="00FE1ED1">
              <w:rPr>
                <w:rStyle w:val="Hyperlink"/>
                <w:noProof/>
              </w:rPr>
              <w:t>Concatenated FEC codes (Brandon)</w:t>
            </w:r>
            <w:r w:rsidR="008051DE">
              <w:rPr>
                <w:noProof/>
                <w:webHidden/>
              </w:rPr>
              <w:tab/>
            </w:r>
            <w:r w:rsidR="008051DE">
              <w:rPr>
                <w:noProof/>
                <w:webHidden/>
              </w:rPr>
              <w:fldChar w:fldCharType="begin"/>
            </w:r>
            <w:r w:rsidR="008051DE">
              <w:rPr>
                <w:noProof/>
                <w:webHidden/>
              </w:rPr>
              <w:instrText xml:space="preserve"> PAGEREF _Toc373771139 \h </w:instrText>
            </w:r>
            <w:r w:rsidR="008051DE">
              <w:rPr>
                <w:noProof/>
                <w:webHidden/>
              </w:rPr>
            </w:r>
            <w:r w:rsidR="008051DE">
              <w:rPr>
                <w:noProof/>
                <w:webHidden/>
              </w:rPr>
              <w:fldChar w:fldCharType="separate"/>
            </w:r>
            <w:r w:rsidR="008051DE">
              <w:rPr>
                <w:noProof/>
                <w:webHidden/>
              </w:rPr>
              <w:t>36</w:t>
            </w:r>
            <w:r w:rsidR="008051DE">
              <w:rPr>
                <w:noProof/>
                <w:webHidden/>
              </w:rPr>
              <w:fldChar w:fldCharType="end"/>
            </w:r>
          </w:hyperlink>
        </w:p>
        <w:p w14:paraId="6626598A" w14:textId="77777777" w:rsidR="008051DE" w:rsidRDefault="00C32343" w:rsidP="008051DE">
          <w:pPr>
            <w:pStyle w:val="TOC2"/>
            <w:tabs>
              <w:tab w:val="left" w:pos="880"/>
              <w:tab w:val="right" w:leader="dot" w:pos="9350"/>
            </w:tabs>
            <w:rPr>
              <w:rFonts w:asciiTheme="minorHAnsi" w:eastAsiaTheme="minorEastAsia" w:hAnsiTheme="minorHAnsi" w:cstheme="minorBidi"/>
              <w:noProof/>
              <w:szCs w:val="22"/>
            </w:rPr>
          </w:pPr>
          <w:hyperlink w:anchor="_Toc373771140" w:history="1">
            <w:r w:rsidR="008051DE" w:rsidRPr="00FE1ED1">
              <w:rPr>
                <w:rStyle w:val="Hyperlink"/>
                <w:noProof/>
              </w:rPr>
              <w:t>3.2.</w:t>
            </w:r>
            <w:r w:rsidR="008051DE">
              <w:rPr>
                <w:rFonts w:asciiTheme="minorHAnsi" w:eastAsiaTheme="minorEastAsia" w:hAnsiTheme="minorHAnsi" w:cstheme="minorBidi"/>
                <w:noProof/>
                <w:szCs w:val="22"/>
              </w:rPr>
              <w:tab/>
            </w:r>
            <w:r w:rsidR="008051DE" w:rsidRPr="00FE1ED1">
              <w:rPr>
                <w:rStyle w:val="Hyperlink"/>
                <w:noProof/>
              </w:rPr>
              <w:t>Hardware Implementation using ISE Design Suite</w:t>
            </w:r>
            <w:r w:rsidR="008051DE">
              <w:rPr>
                <w:noProof/>
                <w:webHidden/>
              </w:rPr>
              <w:tab/>
            </w:r>
            <w:r w:rsidR="008051DE">
              <w:rPr>
                <w:noProof/>
                <w:webHidden/>
              </w:rPr>
              <w:fldChar w:fldCharType="begin"/>
            </w:r>
            <w:r w:rsidR="008051DE">
              <w:rPr>
                <w:noProof/>
                <w:webHidden/>
              </w:rPr>
              <w:instrText xml:space="preserve"> PAGEREF _Toc373771140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84601C2" w14:textId="77777777" w:rsidR="008051DE" w:rsidRDefault="00C32343" w:rsidP="008051DE">
          <w:pPr>
            <w:pStyle w:val="TOC1"/>
            <w:tabs>
              <w:tab w:val="left" w:pos="440"/>
              <w:tab w:val="right" w:leader="dot" w:pos="9350"/>
            </w:tabs>
            <w:rPr>
              <w:rFonts w:asciiTheme="minorHAnsi" w:eastAsiaTheme="minorEastAsia" w:hAnsiTheme="minorHAnsi" w:cstheme="minorBidi"/>
              <w:noProof/>
              <w:szCs w:val="22"/>
            </w:rPr>
          </w:pPr>
          <w:hyperlink w:anchor="_Toc373771141" w:history="1">
            <w:r w:rsidR="008051DE" w:rsidRPr="00FE1ED1">
              <w:rPr>
                <w:rStyle w:val="Hyperlink"/>
                <w:noProof/>
              </w:rPr>
              <w:t>4.</w:t>
            </w:r>
            <w:r w:rsidR="008051DE">
              <w:rPr>
                <w:rFonts w:asciiTheme="minorHAnsi" w:eastAsiaTheme="minorEastAsia" w:hAnsiTheme="minorHAnsi" w:cstheme="minorBidi"/>
                <w:noProof/>
                <w:szCs w:val="22"/>
              </w:rPr>
              <w:tab/>
            </w:r>
            <w:r w:rsidR="008051DE" w:rsidRPr="00FE1ED1">
              <w:rPr>
                <w:rStyle w:val="Hyperlink"/>
                <w:noProof/>
              </w:rPr>
              <w:t>EVALUATION (Brandon)</w:t>
            </w:r>
            <w:r w:rsidR="008051DE">
              <w:rPr>
                <w:noProof/>
                <w:webHidden/>
              </w:rPr>
              <w:tab/>
            </w:r>
            <w:r w:rsidR="008051DE">
              <w:rPr>
                <w:noProof/>
                <w:webHidden/>
              </w:rPr>
              <w:fldChar w:fldCharType="begin"/>
            </w:r>
            <w:r w:rsidR="008051DE">
              <w:rPr>
                <w:noProof/>
                <w:webHidden/>
              </w:rPr>
              <w:instrText xml:space="preserve"> PAGEREF _Toc373771141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0BE6EA1" w14:textId="77777777" w:rsidR="008051DE" w:rsidRDefault="00C32343" w:rsidP="008051DE">
          <w:pPr>
            <w:pStyle w:val="TOC1"/>
            <w:tabs>
              <w:tab w:val="left" w:pos="440"/>
              <w:tab w:val="right" w:leader="dot" w:pos="9350"/>
            </w:tabs>
            <w:rPr>
              <w:rFonts w:asciiTheme="minorHAnsi" w:eastAsiaTheme="minorEastAsia" w:hAnsiTheme="minorHAnsi" w:cstheme="minorBidi"/>
              <w:noProof/>
              <w:szCs w:val="22"/>
            </w:rPr>
          </w:pPr>
          <w:hyperlink w:anchor="_Toc373771142" w:history="1">
            <w:r w:rsidR="008051DE" w:rsidRPr="00FE1ED1">
              <w:rPr>
                <w:rStyle w:val="Hyperlink"/>
                <w:noProof/>
              </w:rPr>
              <w:t>5.</w:t>
            </w:r>
            <w:r w:rsidR="008051DE">
              <w:rPr>
                <w:rFonts w:asciiTheme="minorHAnsi" w:eastAsiaTheme="minorEastAsia" w:hAnsiTheme="minorHAnsi" w:cstheme="minorBidi"/>
                <w:noProof/>
                <w:szCs w:val="22"/>
              </w:rPr>
              <w:tab/>
            </w:r>
            <w:r w:rsidR="008051DE" w:rsidRPr="00FE1ED1">
              <w:rPr>
                <w:rStyle w:val="Hyperlink"/>
                <w:noProof/>
              </w:rPr>
              <w:t>SUMMARY AND FUTURE WORK</w:t>
            </w:r>
            <w:r w:rsidR="008051DE">
              <w:rPr>
                <w:noProof/>
                <w:webHidden/>
              </w:rPr>
              <w:tab/>
            </w:r>
            <w:r w:rsidR="008051DE">
              <w:rPr>
                <w:noProof/>
                <w:webHidden/>
              </w:rPr>
              <w:fldChar w:fldCharType="begin"/>
            </w:r>
            <w:r w:rsidR="008051DE">
              <w:rPr>
                <w:noProof/>
                <w:webHidden/>
              </w:rPr>
              <w:instrText xml:space="preserve"> PAGEREF _Toc373771142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04A6F9B3" w14:textId="77777777" w:rsidR="008051DE" w:rsidRDefault="00C32343" w:rsidP="008051DE">
          <w:pPr>
            <w:pStyle w:val="TOC1"/>
            <w:tabs>
              <w:tab w:val="left" w:pos="440"/>
              <w:tab w:val="right" w:leader="dot" w:pos="9350"/>
            </w:tabs>
            <w:rPr>
              <w:rFonts w:asciiTheme="minorHAnsi" w:eastAsiaTheme="minorEastAsia" w:hAnsiTheme="minorHAnsi" w:cstheme="minorBidi"/>
              <w:noProof/>
              <w:szCs w:val="22"/>
            </w:rPr>
          </w:pPr>
          <w:hyperlink w:anchor="_Toc373771143" w:history="1">
            <w:r w:rsidR="008051DE" w:rsidRPr="00FE1ED1">
              <w:rPr>
                <w:rStyle w:val="Hyperlink"/>
                <w:noProof/>
              </w:rPr>
              <w:t>6.</w:t>
            </w:r>
            <w:r w:rsidR="008051DE">
              <w:rPr>
                <w:rFonts w:asciiTheme="minorHAnsi" w:eastAsiaTheme="minorEastAsia" w:hAnsiTheme="minorHAnsi" w:cstheme="minorBidi"/>
                <w:noProof/>
                <w:szCs w:val="22"/>
              </w:rPr>
              <w:tab/>
            </w:r>
            <w:r w:rsidR="008051DE" w:rsidRPr="00FE1ED1">
              <w:rPr>
                <w:rStyle w:val="Hyperlink"/>
                <w:noProof/>
              </w:rPr>
              <w:t>ACKNOWLEDGEMENTS</w:t>
            </w:r>
            <w:r w:rsidR="008051DE">
              <w:rPr>
                <w:noProof/>
                <w:webHidden/>
              </w:rPr>
              <w:tab/>
            </w:r>
            <w:r w:rsidR="008051DE">
              <w:rPr>
                <w:noProof/>
                <w:webHidden/>
              </w:rPr>
              <w:fldChar w:fldCharType="begin"/>
            </w:r>
            <w:r w:rsidR="008051DE">
              <w:rPr>
                <w:noProof/>
                <w:webHidden/>
              </w:rPr>
              <w:instrText xml:space="preserve"> PAGEREF _Toc373771143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14C5E806" w14:textId="77777777" w:rsidR="008051DE" w:rsidRDefault="00C32343" w:rsidP="008051DE">
          <w:pPr>
            <w:pStyle w:val="TOC1"/>
            <w:tabs>
              <w:tab w:val="left" w:pos="440"/>
              <w:tab w:val="right" w:leader="dot" w:pos="9350"/>
            </w:tabs>
            <w:rPr>
              <w:rFonts w:asciiTheme="minorHAnsi" w:eastAsiaTheme="minorEastAsia" w:hAnsiTheme="minorHAnsi" w:cstheme="minorBidi"/>
              <w:noProof/>
              <w:szCs w:val="22"/>
            </w:rPr>
          </w:pPr>
          <w:hyperlink w:anchor="_Toc373771144" w:history="1">
            <w:r w:rsidR="008051DE" w:rsidRPr="00FE1ED1">
              <w:rPr>
                <w:rStyle w:val="Hyperlink"/>
                <w:noProof/>
              </w:rPr>
              <w:t>7.</w:t>
            </w:r>
            <w:r w:rsidR="008051DE">
              <w:rPr>
                <w:rFonts w:asciiTheme="minorHAnsi" w:eastAsiaTheme="minorEastAsia" w:hAnsiTheme="minorHAnsi" w:cstheme="minorBidi"/>
                <w:noProof/>
                <w:szCs w:val="22"/>
              </w:rPr>
              <w:tab/>
            </w:r>
            <w:r w:rsidR="008051DE" w:rsidRPr="00FE1ED1">
              <w:rPr>
                <w:rStyle w:val="Hyperlink"/>
                <w:noProof/>
              </w:rPr>
              <w:t>REFERENCES</w:t>
            </w:r>
            <w:r w:rsidR="008051DE">
              <w:rPr>
                <w:noProof/>
                <w:webHidden/>
              </w:rPr>
              <w:tab/>
            </w:r>
            <w:r w:rsidR="008051DE">
              <w:rPr>
                <w:noProof/>
                <w:webHidden/>
              </w:rPr>
              <w:fldChar w:fldCharType="begin"/>
            </w:r>
            <w:r w:rsidR="008051DE">
              <w:rPr>
                <w:noProof/>
                <w:webHidden/>
              </w:rPr>
              <w:instrText xml:space="preserve"> PAGEREF _Toc373771144 \h </w:instrText>
            </w:r>
            <w:r w:rsidR="008051DE">
              <w:rPr>
                <w:noProof/>
                <w:webHidden/>
              </w:rPr>
            </w:r>
            <w:r w:rsidR="008051DE">
              <w:rPr>
                <w:noProof/>
                <w:webHidden/>
              </w:rPr>
              <w:fldChar w:fldCharType="separate"/>
            </w:r>
            <w:r w:rsidR="008051DE">
              <w:rPr>
                <w:noProof/>
                <w:webHidden/>
              </w:rPr>
              <w:t>44</w:t>
            </w:r>
            <w:r w:rsidR="008051DE">
              <w:rPr>
                <w:noProof/>
                <w:webHidden/>
              </w:rPr>
              <w:fldChar w:fldCharType="end"/>
            </w:r>
          </w:hyperlink>
        </w:p>
        <w:p w14:paraId="0762F72A" w14:textId="77777777" w:rsidR="008051DE" w:rsidRDefault="008051DE" w:rsidP="008051DE">
          <w:r>
            <w:rPr>
              <w:b/>
              <w:bCs/>
              <w:noProof/>
            </w:rPr>
            <w:fldChar w:fldCharType="end"/>
          </w:r>
        </w:p>
      </w:sdtContent>
    </w:sdt>
    <w:p w14:paraId="7AB0B695" w14:textId="77777777" w:rsidR="008051DE" w:rsidRDefault="008051DE" w:rsidP="008051DE">
      <w:pPr>
        <w:pStyle w:val="SDTOC"/>
        <w:spacing w:after="120"/>
      </w:pPr>
    </w:p>
    <w:p w14:paraId="68597866" w14:textId="77777777" w:rsidR="008051DE" w:rsidRDefault="008051DE" w:rsidP="008051DE">
      <w:pPr>
        <w:widowControl/>
        <w:overflowPunct/>
        <w:autoSpaceDE/>
        <w:adjustRightInd/>
        <w:spacing w:after="0"/>
        <w:jc w:val="left"/>
        <w:rPr>
          <w:b/>
          <w:caps/>
        </w:rPr>
      </w:pPr>
      <w:r>
        <w:br w:type="page"/>
      </w:r>
    </w:p>
    <w:p w14:paraId="4B6CCE13" w14:textId="77777777" w:rsidR="008051DE" w:rsidRDefault="008051DE" w:rsidP="008051DE">
      <w:pPr>
        <w:widowControl/>
        <w:overflowPunct/>
        <w:autoSpaceDE/>
        <w:adjustRightInd/>
        <w:spacing w:after="0"/>
        <w:jc w:val="left"/>
        <w:rPr>
          <w:b/>
          <w:caps/>
        </w:rPr>
      </w:pPr>
    </w:p>
    <w:p w14:paraId="282A93C2" w14:textId="77777777" w:rsidR="008051DE" w:rsidRDefault="008051DE" w:rsidP="008051DE">
      <w:pPr>
        <w:pStyle w:val="Heading1"/>
        <w:numPr>
          <w:ilvl w:val="0"/>
          <w:numId w:val="27"/>
        </w:numPr>
        <w:textAlignment w:val="auto"/>
      </w:pPr>
      <w:bookmarkStart w:id="3" w:name="_Ref49478891"/>
      <w:bookmarkStart w:id="4" w:name="_Toc373771118"/>
      <w:r>
        <w:t>Problem</w:t>
      </w:r>
      <w:bookmarkEnd w:id="3"/>
      <w:bookmarkEnd w:id="4"/>
    </w:p>
    <w:p w14:paraId="04733FB0"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5" w:name="_Overall_Objectives"/>
      <w:bookmarkStart w:id="6" w:name="_Toc307865986"/>
      <w:bookmarkStart w:id="7" w:name="_Toc373771119"/>
      <w:bookmarkStart w:id="8" w:name="_Ref49480580"/>
      <w:bookmarkEnd w:id="5"/>
      <w:r>
        <w:t>Overall Objectives</w:t>
      </w:r>
      <w:bookmarkEnd w:id="6"/>
      <w:bookmarkEnd w:id="7"/>
    </w:p>
    <w:p w14:paraId="545EFDFB" w14:textId="77777777" w:rsidR="008051DE" w:rsidRDefault="008051DE" w:rsidP="008051DE">
      <w:bookmarkStart w:id="9" w:name="_Historical_and_Economic"/>
      <w:bookmarkStart w:id="10" w:name="_Toc307865987"/>
      <w:bookmarkEnd w:id="9"/>
      <w:r>
        <w:t xml:space="preserve">It has been shown that forward error correction dramatically improves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Being that average amateur satellite telemetry benefits from neither of these facts, this senior design project aims to demonstrate the degree to which forward error correction and interleaving techniques with BPSK modulation can improve the reliability of the average amateur satellite telemetry link. Consequently, this senior design project advocates for improved robustness in amateur packet radio communication systems, specifically in those systems dealing with satellite telemetry. </w:t>
      </w:r>
    </w:p>
    <w:p w14:paraId="5B42651E" w14:textId="77777777" w:rsidR="008051DE" w:rsidRDefault="008051DE" w:rsidP="008051DE">
      <w:r>
        <w:t xml:space="preserve">Amateur packet radio satellite telemetry is often unidirectional (simplex) and does not benefit from automatic repeat request (ARQ) like in other bidirectional (duplex)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forward error correction combined with interleaving can supersede AFSK, resulting in greatly improved network reliability and power-efficiency in amateur packet radio satellite telemetry.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1D2E0F0F" w14:textId="77777777" w:rsidR="008051DE" w:rsidRDefault="008051DE" w:rsidP="008051DE">
      <w:r>
        <w:t xml:space="preserve">Hence, the ultimate goal of this senior design project is to demonstrate the improved network reliability and power-efficiency that results from implementing forward error correction and interleaving with BPSK modulation in amateur packet radio telemetry satellites and ground stations.    </w:t>
      </w:r>
    </w:p>
    <w:p w14:paraId="0B048027"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1" w:name="_Toc373771120"/>
      <w:r>
        <w:t>Historical and Economic Perspective</w:t>
      </w:r>
      <w:bookmarkEnd w:id="10"/>
      <w:bookmarkEnd w:id="11"/>
    </w:p>
    <w:p w14:paraId="46B51981" w14:textId="77777777" w:rsidR="008051DE" w:rsidRDefault="008051DE" w:rsidP="008051DE">
      <w:pPr>
        <w:rPr>
          <w:szCs w:val="24"/>
        </w:rPr>
      </w:pPr>
      <w:r>
        <w:rPr>
          <w:szCs w:val="24"/>
        </w:rPr>
        <w:t xml:space="preserve">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(Goode, 1984). Goode found that at least 25 dB of FM receiver quieting (25 dBQ) was necessary for high communication reliability. In other words, 25 dBQ or greater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2CA052B1" w14:textId="77777777" w:rsidR="008051DE" w:rsidRDefault="008051DE" w:rsidP="008051DE">
      <w:pPr>
        <w:rPr>
          <w:szCs w:val="24"/>
        </w:rPr>
      </w:pPr>
      <w:r>
        <w:rPr>
          <w:szCs w:val="24"/>
        </w:rPr>
        <w:t xml:space="preserve"> This poor reliability performance is not exclusive to amateur radio terrestrial communications. In 1995, it was demonstrated that error detection alone is not robust enough for amateur radio microsatellite communications (Hsiao, et. al, 2000). Particularly in simplex satellite communications, the harsh environmental conditions coupled with the microsatellite’s characteristically low transmitter power made </w:t>
      </w:r>
      <w:r>
        <w:rPr>
          <w:szCs w:val="24"/>
        </w:rPr>
        <w:lastRenderedPageBreak/>
        <w:t>for very unreliable telemetry data links (Hsiao, et. al, 2000). It has been demonstrated that forward error correction, specifically convolutional encoding and decoding,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1D910833" w14:textId="77777777" w:rsidR="008051DE" w:rsidRDefault="008051DE" w:rsidP="008051DE">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error detection and correction. However, it operated at 437.9 MHz, meaning that it was particularly difficult for the average amateur radio operator with a 2-meter radio transceiver to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5FF45355" w14:textId="77777777" w:rsidR="008051DE" w:rsidRDefault="008051DE" w:rsidP="008051DE">
      <w:pPr>
        <w:rPr>
          <w:szCs w:val="24"/>
        </w:rPr>
      </w:pPr>
      <w:r>
        <w:rPr>
          <w:szCs w:val="24"/>
        </w:rPr>
        <w:t xml:space="preserve">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forward error correction and interleaving schemes with BPSK modulation in amateur satellite telemetry.         </w:t>
      </w:r>
    </w:p>
    <w:p w14:paraId="3B2DD6AB"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2" w:name="_Candidate_Solutions"/>
      <w:bookmarkStart w:id="13" w:name="_Toc307865988"/>
      <w:bookmarkStart w:id="14" w:name="_Toc373771121"/>
      <w:bookmarkEnd w:id="12"/>
      <w:r>
        <w:t>Candidate Solutions</w:t>
      </w:r>
      <w:bookmarkEnd w:id="13"/>
      <w:bookmarkEnd w:id="14"/>
    </w:p>
    <w:p w14:paraId="68914273" w14:textId="77777777" w:rsidR="008051DE" w:rsidRDefault="008051DE" w:rsidP="008051DE">
      <w:r>
        <w:t>Typical functions of a modem include forward error correction, source encoding, modulation, demodulation and source decoding.  In the last century, many solutions have been proposed that trade performance in terms of bandwidth, transmission power and complexity.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27AF17EF" w14:textId="77777777" w:rsidR="008051DE" w:rsidRDefault="008051DE" w:rsidP="008051DE">
      <w:pPr>
        <w:pStyle w:val="Heading3"/>
        <w:numPr>
          <w:ilvl w:val="2"/>
          <w:numId w:val="27"/>
        </w:numPr>
        <w:tabs>
          <w:tab w:val="left" w:pos="720"/>
        </w:tabs>
        <w:ind w:left="0"/>
        <w:textAlignment w:val="auto"/>
      </w:pPr>
      <w:bookmarkStart w:id="15" w:name="_Toc373771122"/>
      <w:r>
        <w:t>Forward Error Correction:  Block and Convolutional Codes</w:t>
      </w:r>
      <w:bookmarkEnd w:id="15"/>
    </w:p>
    <w:p w14:paraId="033603B8" w14:textId="77777777" w:rsidR="008051DE" w:rsidRDefault="008051DE" w:rsidP="008051DE">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4A395FCB" w14:textId="77777777" w:rsidR="008051DE" w:rsidRDefault="008051DE" w:rsidP="008051DE">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1).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161CC033" w14:textId="77777777" w:rsidR="008051DE" w:rsidRDefault="008051DE" w:rsidP="008051DE">
      <w:pPr>
        <w:jc w:val="center"/>
      </w:pPr>
      <w:r>
        <w:rPr>
          <w:noProof/>
        </w:rPr>
        <w:drawing>
          <wp:inline distT="0" distB="0" distL="0" distR="0" wp14:anchorId="1E4B45A7" wp14:editId="48BBE6DE">
            <wp:extent cx="5700395" cy="18999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1899920"/>
                    </a:xfrm>
                    <a:prstGeom prst="rect">
                      <a:avLst/>
                    </a:prstGeom>
                    <a:noFill/>
                    <a:ln>
                      <a:noFill/>
                    </a:ln>
                  </pic:spPr>
                </pic:pic>
              </a:graphicData>
            </a:graphic>
          </wp:inline>
        </w:drawing>
      </w:r>
    </w:p>
    <w:p w14:paraId="680619A6"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1</w:t>
      </w:r>
      <w:r>
        <w:fldChar w:fldCharType="end"/>
      </w:r>
      <w:r>
        <w:rPr>
          <w:b w:val="0"/>
          <w:sz w:val="18"/>
        </w:rPr>
        <w:t xml:space="preserve">. Top-level diagram for the FEC engine (System C) consisting of a block code pair, an interleaving pair, and a convolutional code pair. </w:t>
      </w:r>
    </w:p>
    <w:p w14:paraId="4D12ED31" w14:textId="77777777" w:rsidR="008051DE" w:rsidRDefault="008051DE" w:rsidP="008051DE">
      <w:pPr>
        <w:pStyle w:val="Heading3"/>
        <w:numPr>
          <w:ilvl w:val="2"/>
          <w:numId w:val="27"/>
        </w:numPr>
        <w:tabs>
          <w:tab w:val="left" w:pos="720"/>
        </w:tabs>
        <w:ind w:left="0"/>
        <w:textAlignment w:val="auto"/>
      </w:pPr>
      <w:bookmarkStart w:id="16" w:name="_Toc373771123"/>
      <w:r>
        <w:t>Line Coding:  Non Return Zero and Manchester</w:t>
      </w:r>
      <w:bookmarkEnd w:id="16"/>
    </w:p>
    <w:p w14:paraId="6A223C40" w14:textId="77777777" w:rsidR="008051DE" w:rsidRDefault="008051DE" w:rsidP="008051DE">
      <w:r>
        <w:t>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binary one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is represented by a positive voltage while a binary zero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is represented by zero voltage.  Conversely, Manchester line code represents a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by a transition from zero volts to a positive voltage during the second half of the bit period while a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easily extract the transmitted clock to use for synchronization between the transmitter and receiver.  The tradeoff is an increase in bandwidth due to the more frequent transitions, but how do these line codes perform in a noisy environment?  The simple answer is that they perform the same.  It can be 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defined as the bit period.  It can also be shown that each line code has a theoretical probability of bit error to be:</w:t>
      </w:r>
    </w:p>
    <w:p w14:paraId="3E6E6015" w14:textId="77777777" w:rsidR="008051DE" w:rsidRPr="00D83EE9" w:rsidRDefault="00C32343" w:rsidP="008051DE">
      <w:pPr>
        <w:pStyle w:val="Caption"/>
        <w:rPr>
          <w:b w:val="0"/>
        </w:rPr>
      </w:pPr>
      <m:oMathPara>
        <m:oMathParaPr>
          <m:jc m:val="right"/>
        </m:oMathParaPr>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b w:val="0"/>
                  <w:i/>
                </w:rPr>
              </m:ctrlPr>
            </m:dPr>
            <m:e>
              <m:rad>
                <m:radPr>
                  <m:degHide m:val="1"/>
                  <m:ctrlPr>
                    <w:rPr>
                      <w:rFonts w:ascii="Cambria Math" w:hAnsi="Cambria Math"/>
                      <w:b w:val="0"/>
                      <w:i/>
                    </w:rPr>
                  </m:ctrlPr>
                </m:radPr>
                <m:deg/>
                <m:e>
                  <m:f>
                    <m:fPr>
                      <m:ctrlPr>
                        <w:rPr>
                          <w:rFonts w:ascii="Cambria Math" w:hAnsi="Cambria Math"/>
                          <w:b w:val="0"/>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p"/>
            </m:rPr>
            <w:rPr>
              <w:rFonts w:ascii="Cambria Math" w:hAnsi="Cambria Math"/>
              <w:b w:val="0"/>
            </w:rPr>
            <w:fldChar w:fldCharType="begin"/>
          </m:r>
          <m:r>
            <m:rPr>
              <m:sty m:val="b"/>
            </m:rPr>
            <w:rPr>
              <w:rFonts w:ascii="Cambria Math" w:hAnsi="Cambria Math"/>
            </w:rPr>
            <m:t xml:space="preserve"> SEQ Equation \* ARABIC </m:t>
          </m:r>
          <m:r>
            <m:rPr>
              <m:sty m:val="p"/>
            </m:rPr>
            <w:rPr>
              <w:rFonts w:ascii="Cambria Math"/>
              <w:b w:val="0"/>
            </w:rPr>
            <w:fldChar w:fldCharType="separate"/>
          </m:r>
          <m:r>
            <m:rPr>
              <m:sty m:val="b"/>
            </m:rPr>
            <w:rPr>
              <w:rFonts w:ascii="Cambria Math" w:hAnsi="Cambria Math"/>
              <w:noProof/>
            </w:rPr>
            <m:t>1</m:t>
          </m:r>
          <m:r>
            <m:rPr>
              <m:sty m:val="p"/>
            </m:rPr>
            <w:rPr>
              <w:rFonts w:ascii="Cambria Math" w:hAnsi="Cambria Math"/>
              <w:b w:val="0"/>
            </w:rPr>
            <w:fldChar w:fldCharType="end"/>
          </m:r>
          <m:r>
            <m:rPr>
              <m:sty m:val="bi"/>
            </m:rPr>
            <w:rPr>
              <w:rFonts w:ascii="Cambria Math" w:hAnsi="Cambria Math"/>
            </w:rPr>
            <m:t>)</m:t>
          </m:r>
        </m:oMath>
      </m:oMathPara>
    </w:p>
    <w:p w14:paraId="2B68D0A2" w14:textId="77777777" w:rsidR="008051DE" w:rsidRDefault="008051DE" w:rsidP="008051DE">
      <w:r>
        <w:t>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the line code that is used in both the FSK and BPSK modem is the Manchester coding.</w:t>
      </w:r>
    </w:p>
    <w:p w14:paraId="6F18A9DF" w14:textId="77777777" w:rsidR="008051DE" w:rsidRDefault="008051DE" w:rsidP="008051DE">
      <w:pPr>
        <w:pStyle w:val="Heading3"/>
        <w:numPr>
          <w:ilvl w:val="2"/>
          <w:numId w:val="27"/>
        </w:numPr>
        <w:tabs>
          <w:tab w:val="left" w:pos="720"/>
        </w:tabs>
        <w:ind w:left="0"/>
        <w:textAlignment w:val="auto"/>
      </w:pPr>
      <w:bookmarkStart w:id="17" w:name="_Toc373771124"/>
      <w:r>
        <w:lastRenderedPageBreak/>
        <w:t>BPSK Carrier Recovery</w:t>
      </w:r>
      <w:bookmarkEnd w:id="17"/>
    </w:p>
    <w:p w14:paraId="2039B3BE" w14:textId="77777777" w:rsidR="008051DE" w:rsidRDefault="008051DE" w:rsidP="008051DE">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60B150DF" w14:textId="77777777" w:rsidR="008051DE" w:rsidRDefault="008051DE" w:rsidP="008051DE">
      <w:pPr>
        <w:spacing w:before="120"/>
      </w:pPr>
      <w:r>
        <w:t>The successful extraction of information from a received signal in a coherent demodulator requires both carrier and timing synchronization.  Figure 2 illustrates the architecture of a typical coherent demodulator.</w:t>
      </w:r>
    </w:p>
    <w:p w14:paraId="0D78547B" w14:textId="77777777" w:rsidR="008051DE" w:rsidRDefault="008051DE" w:rsidP="008051DE">
      <w:pPr>
        <w:spacing w:before="120"/>
        <w:jc w:val="center"/>
      </w:pPr>
      <w:r>
        <w:rPr>
          <w:noProof/>
        </w:rPr>
        <w:drawing>
          <wp:inline distT="0" distB="0" distL="0" distR="0" wp14:anchorId="6B94AC43" wp14:editId="41A16978">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5C4DA183"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293A0C96" w14:textId="77777777" w:rsidR="008051DE" w:rsidRDefault="008051DE" w:rsidP="008051DE">
      <w:pPr>
        <w:spacing w:before="120"/>
      </w:pPr>
      <w:r>
        <w:t>The received signal from the transceiver is first processed by a band-pass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3301A2D8" w14:textId="77777777" w:rsidR="008051DE" w:rsidRDefault="008051DE" w:rsidP="008051DE">
      <w:pPr>
        <w:spacing w:before="120"/>
        <w:rPr>
          <w:b/>
        </w:rPr>
      </w:pPr>
      <w:r>
        <w:rPr>
          <w:b/>
        </w:rPr>
        <w:t xml:space="preserve">Carrier Recovery using Squaring Loop </w:t>
      </w:r>
    </w:p>
    <w:p w14:paraId="60D115D4" w14:textId="77777777" w:rsidR="008051DE" w:rsidRDefault="008051DE" w:rsidP="008051DE">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w:t>
      </w:r>
      <w:r>
        <w:rPr>
          <w:szCs w:val="22"/>
        </w:rPr>
        <w:t>(Nguyen &amp; Shwedyk, 2009)</w:t>
      </w:r>
      <w:r>
        <w:t xml:space="preserve">.  </w:t>
      </w:r>
      <w:commentRangeStart w:id="18"/>
      <w:r>
        <w:t>The operation of the squaring is shown in Figure 3.</w:t>
      </w:r>
      <w:commentRangeEnd w:id="18"/>
      <w:r>
        <w:rPr>
          <w:rStyle w:val="CommentReference"/>
        </w:rPr>
        <w:commentReference w:id="18"/>
      </w:r>
    </w:p>
    <w:p w14:paraId="503F4C4B" w14:textId="77777777" w:rsidR="008051DE" w:rsidRDefault="008051DE" w:rsidP="008051DE">
      <w:pPr>
        <w:jc w:val="center"/>
      </w:pPr>
      <w:r>
        <w:rPr>
          <w:noProof/>
        </w:rPr>
        <w:lastRenderedPageBreak/>
        <w:drawing>
          <wp:inline distT="0" distB="0" distL="0" distR="0" wp14:anchorId="6858066B" wp14:editId="13FB314F">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275EB0C4" w14:textId="77777777" w:rsidR="008051DE" w:rsidRDefault="008051DE" w:rsidP="008051DE">
      <w:pPr>
        <w:pStyle w:val="Caption"/>
        <w:rPr>
          <w:b w:val="0"/>
          <w:sz w:val="22"/>
        </w:rPr>
      </w:pPr>
      <w:r>
        <w:rPr>
          <w:b w:val="0"/>
        </w:rPr>
        <w:t xml:space="preserve">Figure </w:t>
      </w:r>
      <w:r>
        <w:fldChar w:fldCharType="begin"/>
      </w:r>
      <w:r>
        <w:rPr>
          <w:b w:val="0"/>
        </w:rPr>
        <w:instrText xml:space="preserve"> SEQ Figure \* ARABIC </w:instrText>
      </w:r>
      <w:r>
        <w:fldChar w:fldCharType="separate"/>
      </w:r>
      <w:r>
        <w:rPr>
          <w:b w:val="0"/>
          <w:noProof/>
        </w:rPr>
        <w:t>3</w:t>
      </w:r>
      <w:r>
        <w:fldChar w:fldCharType="end"/>
      </w:r>
      <w:r>
        <w:rPr>
          <w:b w:val="0"/>
          <w:sz w:val="22"/>
        </w:rPr>
        <w:t>.  Squaring loop used for carrier recovery in the coherent demodulator.  The Phase-Lock Loop utilizes feedback to track and lock onto in the received waveforms suppressed carrier</w:t>
      </w:r>
    </w:p>
    <w:p w14:paraId="76B008AC" w14:textId="77777777" w:rsidR="008051DE" w:rsidRDefault="008051DE" w:rsidP="008051DE">
      <w:pPr>
        <w:jc w:val="left"/>
        <w:rPr>
          <w:b/>
          <w:sz w:val="18"/>
        </w:rPr>
      </w:pPr>
      <w:r>
        <w:rPr>
          <w:b/>
        </w:rPr>
        <w:t xml:space="preserve">Carrier Recovery using Costas Loop </w:t>
      </w:r>
    </w:p>
    <w:p w14:paraId="5A499489" w14:textId="77777777" w:rsidR="008051DE" w:rsidRDefault="008051DE" w:rsidP="008051DE">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53D434E5" w14:textId="77777777" w:rsidR="008051DE" w:rsidRDefault="008051DE" w:rsidP="008051DE">
      <w:pPr>
        <w:jc w:val="center"/>
      </w:pPr>
      <w:r>
        <w:rPr>
          <w:noProof/>
        </w:rPr>
        <w:drawing>
          <wp:inline distT="0" distB="0" distL="0" distR="0" wp14:anchorId="269F4F89" wp14:editId="48BAF836">
            <wp:extent cx="3443605" cy="185229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l="33813" t="37344" r="18910" b="17331"/>
                    <a:stretch>
                      <a:fillRect/>
                    </a:stretch>
                  </pic:blipFill>
                  <pic:spPr bwMode="auto">
                    <a:xfrm>
                      <a:off x="0" y="0"/>
                      <a:ext cx="3443605" cy="1852295"/>
                    </a:xfrm>
                    <a:prstGeom prst="rect">
                      <a:avLst/>
                    </a:prstGeom>
                    <a:noFill/>
                    <a:ln>
                      <a:noFill/>
                    </a:ln>
                  </pic:spPr>
                </pic:pic>
              </a:graphicData>
            </a:graphic>
          </wp:inline>
        </w:drawing>
      </w:r>
    </w:p>
    <w:p w14:paraId="0EFE08F7" w14:textId="77777777" w:rsidR="008051DE" w:rsidRPr="00B624B5" w:rsidRDefault="008051DE" w:rsidP="008051DE">
      <w:pPr>
        <w:pStyle w:val="Caption"/>
        <w:rPr>
          <w:b w:val="0"/>
          <w:sz w:val="22"/>
          <w:szCs w:val="22"/>
        </w:rPr>
      </w:pPr>
      <w:r w:rsidRPr="00B624B5">
        <w:rPr>
          <w:b w:val="0"/>
          <w:sz w:val="22"/>
          <w:szCs w:val="22"/>
        </w:rPr>
        <w:t xml:space="preserve">Figure </w:t>
      </w:r>
      <w:r w:rsidRPr="00B624B5">
        <w:rPr>
          <w:sz w:val="22"/>
          <w:szCs w:val="22"/>
        </w:rPr>
        <w:fldChar w:fldCharType="begin"/>
      </w:r>
      <w:r w:rsidRPr="00B624B5">
        <w:rPr>
          <w:b w:val="0"/>
          <w:sz w:val="22"/>
          <w:szCs w:val="22"/>
        </w:rPr>
        <w:instrText xml:space="preserve"> SEQ Figure \* ARABIC </w:instrText>
      </w:r>
      <w:r w:rsidRPr="00B624B5">
        <w:rPr>
          <w:sz w:val="22"/>
          <w:szCs w:val="22"/>
        </w:rPr>
        <w:fldChar w:fldCharType="separate"/>
      </w:r>
      <w:r>
        <w:rPr>
          <w:b w:val="0"/>
          <w:noProof/>
          <w:sz w:val="22"/>
          <w:szCs w:val="22"/>
        </w:rPr>
        <w:t>4</w:t>
      </w:r>
      <w:r w:rsidRPr="00B624B5">
        <w:rPr>
          <w:sz w:val="22"/>
          <w:szCs w:val="22"/>
        </w:rPr>
        <w:fldChar w:fldCharType="end"/>
      </w:r>
      <w:r w:rsidRPr="00B624B5">
        <w:rPr>
          <w:b w:val="0"/>
          <w:sz w:val="22"/>
          <w:szCs w:val="22"/>
        </w:rPr>
        <w:t>.  Costas loop used for suppressed carrier reconstruction as well as synchronous data detection.</w:t>
      </w:r>
    </w:p>
    <w:p w14:paraId="42AAA20E" w14:textId="77777777" w:rsidR="008051DE" w:rsidRDefault="008051DE" w:rsidP="008051DE">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2717C103" w14:textId="77777777" w:rsidR="008051DE" w:rsidRDefault="008051DE" w:rsidP="008051DE">
      <w:r>
        <w:t xml:space="preserve">Following analytical and experimental analysis of both the Costas loop and squaring loop in Simulink, it was decided that we implement the squaring loop for BPSK carrier recovery.  The mathematical complexity of the </w:t>
      </w:r>
      <w:r w:rsidRPr="00D928BD">
        <w:t>Costas loop proved difficult to derive an accurate transfer function that described the loop’s behavior.</w:t>
      </w:r>
      <w:r>
        <w:t xml:space="preserve">  Conversely, the squaring loop uses a phase lock loop in which literature was rich and plentiful.  We were able to derive a transfer function that accurately modeled the phase lock loop’s behavior.  This is important because it allows us to confidently compensate for phase and frequency offsets in addition to tuning transient performance that minimize bit error.  </w:t>
      </w:r>
    </w:p>
    <w:p w14:paraId="55546655" w14:textId="77777777" w:rsidR="008051DE" w:rsidRDefault="008051DE" w:rsidP="008051DE">
      <w:pPr>
        <w:pStyle w:val="Heading3"/>
        <w:numPr>
          <w:ilvl w:val="2"/>
          <w:numId w:val="27"/>
        </w:numPr>
        <w:tabs>
          <w:tab w:val="left" w:pos="720"/>
        </w:tabs>
        <w:ind w:left="0"/>
        <w:textAlignment w:val="auto"/>
      </w:pPr>
      <w:bookmarkStart w:id="19" w:name="_Toc373771125"/>
      <w:r>
        <w:lastRenderedPageBreak/>
        <w:t>Coherent and Non-Coherent BFSK Modulation (Cedric)</w:t>
      </w:r>
      <w:bookmarkEnd w:id="19"/>
    </w:p>
    <w:p w14:paraId="21E6A758" w14:textId="77777777" w:rsidR="008051DE" w:rsidRDefault="008051DE" w:rsidP="008051DE">
      <w:pPr>
        <w:rPr>
          <w:rFonts w:eastAsiaTheme="minorEastAsia"/>
        </w:rPr>
      </w:pPr>
      <w:r>
        <w:rPr>
          <w:rFonts w:eastAsiaTheme="minorEastAsia"/>
        </w:rPr>
        <w:t>The BFSK modem abides by the Bell 202 standard which uses frequencies of 1200 Hz for Mark (</w:t>
      </w:r>
      <w:r>
        <w:rPr>
          <w:rFonts w:eastAsiaTheme="minorEastAsia"/>
          <w:i/>
        </w:rPr>
        <w:t>b</w:t>
      </w:r>
      <w:r>
        <w:rPr>
          <w:rFonts w:eastAsiaTheme="minorEastAsia"/>
          <w:i/>
          <w:vertAlign w:val="subscript"/>
        </w:rPr>
        <w:t>0</w:t>
      </w:r>
      <w:r>
        <w:rPr>
          <w:rFonts w:eastAsiaTheme="minorEastAsia"/>
        </w:rPr>
        <w:t>) and 2200 Hz for Space (</w:t>
      </w:r>
      <w:r>
        <w:rPr>
          <w:rFonts w:eastAsiaTheme="minorEastAsia"/>
          <w:i/>
        </w:rPr>
        <w:t>b</w:t>
      </w:r>
      <w:r>
        <w:rPr>
          <w:rFonts w:eastAsiaTheme="minorEastAsia"/>
          <w:i/>
          <w:vertAlign w:val="subscript"/>
        </w:rPr>
        <w:t>1</w:t>
      </w:r>
      <w:r>
        <w:rPr>
          <w:rFonts w:eastAsiaTheme="minorEastAsia"/>
        </w:rPr>
        <w:t>).  Following this protocol, the phase of the signal can be implemented either coherently or non-coherently. A coherent modulation (continuous phase modulation) implies that the phases of the two tones representing the data are always the same, which inherently prevents discontinuous jumps between a Mark and Space. Conversely, non-coherent FSK modulates the two signal waveforms without any effort to match the two signals’ phases, hence the modulated signal may experience discontinuous jumps in its phase component.</w:t>
      </w:r>
    </w:p>
    <w:p w14:paraId="28AE93FE" w14:textId="77777777" w:rsidR="008051DE" w:rsidRDefault="008051DE" w:rsidP="008051DE">
      <w:pPr>
        <w:rPr>
          <w:rFonts w:eastAsiaTheme="minorEastAsia"/>
        </w:rPr>
      </w:pPr>
      <w:r>
        <w:rPr>
          <w:rFonts w:eastAsiaTheme="minorEastAsia"/>
        </w:rPr>
        <w:t xml:space="preserve">Coherent FSK modulators tend to consist of several complicated components, such as memory to ‘remember’ the previous phase of the signal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Therefore they are not commonly used to avoid unnecessary loss of power although they yield a better BER performance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On the other hand non-coherent FSK modulation is simpler to implement and is commonly used in several transmission system despite its lower BER performance compared to the coherent modulation. </w:t>
      </w:r>
    </w:p>
    <w:p w14:paraId="4C703384" w14:textId="77777777" w:rsidR="008051DE" w:rsidRDefault="008051DE" w:rsidP="008051DE">
      <w:pPr>
        <w:rPr>
          <w:rFonts w:eastAsiaTheme="minorEastAsia"/>
          <w:b/>
        </w:rPr>
      </w:pPr>
      <w:r>
        <w:rPr>
          <w:rFonts w:eastAsiaTheme="minorEastAsia"/>
          <w:b/>
        </w:rPr>
        <w:t>Non-coherent modulation</w:t>
      </w:r>
    </w:p>
    <w:p w14:paraId="07752A4B" w14:textId="77777777" w:rsidR="008051DE" w:rsidRDefault="008051DE" w:rsidP="008051DE">
      <w:pPr>
        <w:rPr>
          <w:rFonts w:eastAsiaTheme="minorEastAsia"/>
          <w:iCs/>
          <w:noProof/>
        </w:rPr>
      </w:pPr>
      <w:r>
        <w:rPr>
          <w:rFonts w:eastAsiaTheme="minorEastAsia"/>
        </w:rPr>
        <w:t>As previously mentioned, coherent modulation requires continuous phase of the modulated signal, which can involve complicated hardware or algorithms. As a result, it is common to ignore the phase of the signals and directly modulate the two signals. This implies that the phase modulated signal will be subject of random variations. The non-coherent modulator can be implemented using the two sinusoidal wave generators (two sine functions) and a multiplexer controlled by the input data</w:t>
      </w:r>
      <m:oMath>
        <m:r>
          <w:rPr>
            <w:rFonts w:ascii="Cambria Math" w:eastAsiaTheme="minorEastAsia" w:hAnsi="Cambria Math"/>
          </w:rPr>
          <m:t xml:space="preserve"> m(t)</m:t>
        </m:r>
      </m:oMath>
      <w:r>
        <w:rPr>
          <w:rFonts w:eastAsiaTheme="minorEastAsia"/>
        </w:rPr>
        <w:t xml:space="preserve">. Switching between the frequencies will generate a BFSK waveform with a bit period equal to the periodicity of the switches. </w:t>
      </w:r>
    </w:p>
    <w:p w14:paraId="34E442D5" w14:textId="77777777" w:rsidR="008051DE" w:rsidRDefault="008051DE" w:rsidP="008051DE">
      <w:pPr>
        <w:rPr>
          <w:rFonts w:eastAsiaTheme="minorEastAsia"/>
        </w:rPr>
      </w:pPr>
      <w:r>
        <w:rPr>
          <w:noProof/>
        </w:rPr>
        <w:drawing>
          <wp:anchor distT="0" distB="0" distL="114300" distR="114300" simplePos="0" relativeHeight="251661312" behindDoc="0" locked="0" layoutInCell="1" allowOverlap="1" wp14:anchorId="47D1075C" wp14:editId="391422CC">
            <wp:simplePos x="0" y="0"/>
            <wp:positionH relativeFrom="column">
              <wp:posOffset>1557350</wp:posOffset>
            </wp:positionH>
            <wp:positionV relativeFrom="paragraph">
              <wp:posOffset>82550</wp:posOffset>
            </wp:positionV>
            <wp:extent cx="2428875" cy="2059940"/>
            <wp:effectExtent l="0" t="0" r="9525" b="0"/>
            <wp:wrapSquare wrapText="bothSides"/>
            <wp:docPr id="98" name="Picture 98" descr="Un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CoMod"/>
                    <pic:cNvPicPr>
                      <a:picLocks noChangeAspect="1" noChangeArrowheads="1"/>
                    </pic:cNvPicPr>
                  </pic:nvPicPr>
                  <pic:blipFill>
                    <a:blip r:embed="rId16">
                      <a:extLst>
                        <a:ext uri="{28A0092B-C50C-407E-A947-70E740481C1C}">
                          <a14:useLocalDpi xmlns:a14="http://schemas.microsoft.com/office/drawing/2010/main" val="0"/>
                        </a:ext>
                      </a:extLst>
                    </a:blip>
                    <a:srcRect t="14819" r="21907"/>
                    <a:stretch>
                      <a:fillRect/>
                    </a:stretch>
                  </pic:blipFill>
                  <pic:spPr bwMode="auto">
                    <a:xfrm>
                      <a:off x="0" y="0"/>
                      <a:ext cx="2428875" cy="205994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rPr>
        <w:br w:type="textWrapping" w:clear="all"/>
      </w:r>
    </w:p>
    <w:p w14:paraId="33E4B913" w14:textId="77777777" w:rsidR="008051DE" w:rsidRDefault="008051DE" w:rsidP="008051DE">
      <w:pPr>
        <w:pStyle w:val="Caption"/>
        <w:rPr>
          <w:b w:val="0"/>
          <w:sz w:val="22"/>
        </w:rPr>
      </w:pPr>
      <w:r>
        <w:rPr>
          <w:b w:val="0"/>
          <w:sz w:val="22"/>
        </w:rPr>
        <w:t xml:space="preserve">Figure </w:t>
      </w:r>
      <w:r>
        <w:fldChar w:fldCharType="begin"/>
      </w:r>
      <w:r>
        <w:rPr>
          <w:b w:val="0"/>
          <w:sz w:val="22"/>
          <w:szCs w:val="22"/>
        </w:rPr>
        <w:instrText xml:space="preserve"> SEQ Figure \* ARABIC </w:instrText>
      </w:r>
      <w:r>
        <w:fldChar w:fldCharType="separate"/>
      </w:r>
      <w:r>
        <w:rPr>
          <w:b w:val="0"/>
          <w:noProof/>
          <w:sz w:val="22"/>
          <w:szCs w:val="22"/>
        </w:rPr>
        <w:t>5</w:t>
      </w:r>
      <w:r>
        <w:fldChar w:fldCharType="end"/>
      </w:r>
      <w:r>
        <w:rPr>
          <w:b w:val="0"/>
          <w:sz w:val="22"/>
          <w:szCs w:val="22"/>
        </w:rPr>
        <w:t>.</w:t>
      </w:r>
      <w:r>
        <w:rPr>
          <w:b w:val="0"/>
          <w:sz w:val="22"/>
        </w:rPr>
        <w:t xml:space="preserve">  BFSK modulator used in non-coherent modulators. The data </w:t>
      </w:r>
      <m:oMath>
        <m:r>
          <m:rPr>
            <m:sty m:val="bi"/>
          </m:rPr>
          <w:rPr>
            <w:rFonts w:ascii="Cambria Math" w:hAnsi="Cambria Math"/>
            <w:sz w:val="22"/>
          </w:rPr>
          <m:t>m(t)</m:t>
        </m:r>
      </m:oMath>
      <w:r>
        <w:rPr>
          <w:b w:val="0"/>
          <w:i/>
          <w:sz w:val="22"/>
        </w:rPr>
        <w:t xml:space="preserve"> </w:t>
      </w:r>
      <w:r>
        <w:rPr>
          <w:b w:val="0"/>
          <w:sz w:val="22"/>
        </w:rPr>
        <w:t>controls the output of the multiplexer at data’s baud rate.</w:t>
      </w:r>
    </w:p>
    <w:p w14:paraId="689CE39E" w14:textId="77777777" w:rsidR="008051DE" w:rsidRDefault="008051DE" w:rsidP="008051DE">
      <w:pPr>
        <w:rPr>
          <w:rFonts w:eastAsiaTheme="minorEastAsia"/>
          <w:b/>
        </w:rPr>
      </w:pPr>
      <w:r>
        <w:rPr>
          <w:rFonts w:eastAsiaTheme="minorEastAsia"/>
          <w:b/>
        </w:rPr>
        <w:t>VCO Coherent modulation</w:t>
      </w:r>
    </w:p>
    <w:p w14:paraId="65D51CCE" w14:textId="77777777" w:rsidR="008051DE" w:rsidRDefault="008051DE" w:rsidP="008051DE">
      <w:pPr>
        <w:jc w:val="left"/>
        <w:rPr>
          <w:rFonts w:eastAsiaTheme="minorHAnsi"/>
          <w:szCs w:val="22"/>
        </w:rPr>
      </w:pPr>
      <w:r>
        <w:rPr>
          <w:rFonts w:eastAsiaTheme="minorHAnsi"/>
          <w:sz w:val="24"/>
        </w:rPr>
        <w:t xml:space="preserve">Non-coherent waveforms originate from the fact that two totally different sources are used to modulate the data, therefore the phase resulting from the modulator varies as the signal is altered through the two tones. Using a single source to modulate will maintain a continuous phase as expected. Voltage Controlled Oscillators are commonly used to provide a continuous phase, and generate a sinusoidal wave based on the input control signal. The sinusoidal output from the VCO is described in Equation 2, where the quiescent frequency </w:t>
      </w:r>
      <m:oMath>
        <m:sSub>
          <m:sSubPr>
            <m:ctrlPr>
              <w:rPr>
                <w:rFonts w:ascii="Cambria Math" w:eastAsiaTheme="minorHAnsi" w:hAnsi="Cambria Math"/>
                <w:i/>
                <w:sz w:val="24"/>
              </w:rPr>
            </m:ctrlPr>
          </m:sSubPr>
          <m:e>
            <m:r>
              <w:rPr>
                <w:rFonts w:ascii="Cambria Math" w:eastAsiaTheme="minorHAnsi" w:hAnsi="Cambria Math"/>
                <w:sz w:val="24"/>
              </w:rPr>
              <m:t>f</m:t>
            </m:r>
          </m:e>
          <m:sub>
            <m:r>
              <w:rPr>
                <w:rFonts w:ascii="Cambria Math" w:eastAsiaTheme="minorHAnsi" w:hAnsi="Cambria Math"/>
                <w:sz w:val="24"/>
              </w:rPr>
              <m:t>Q</m:t>
            </m:r>
          </m:sub>
        </m:sSub>
      </m:oMath>
      <w:r>
        <w:rPr>
          <w:rFonts w:eastAsiaTheme="minorHAnsi"/>
          <w:sz w:val="24"/>
        </w:rPr>
        <w:t xml:space="preserve"> is the free running frequency </w:t>
      </w:r>
      <w:r>
        <w:rPr>
          <w:rFonts w:eastAsiaTheme="minorHAnsi"/>
          <w:sz w:val="24"/>
        </w:rPr>
        <w:lastRenderedPageBreak/>
        <w:t xml:space="preserve">(quiescent frequency) output of the VCO, </w:t>
      </w:r>
    </w:p>
    <w:p w14:paraId="3BBF0711" w14:textId="77777777" w:rsidR="008051DE" w:rsidRDefault="008051DE" w:rsidP="008051DE">
      <w:pPr>
        <w:rPr>
          <w:rFonts w:eastAsiaTheme="minorEastAsia"/>
          <w:iCs/>
        </w:rPr>
      </w:pPr>
    </w:p>
    <w:p w14:paraId="2A7EF729" w14:textId="77777777" w:rsidR="008051DE" w:rsidRDefault="008051DE" w:rsidP="008051DE">
      <w:pPr>
        <w:jc w:val="center"/>
        <w:rPr>
          <w:rFonts w:eastAsiaTheme="minorEastAsia"/>
          <w:iCs/>
        </w:rPr>
      </w:pPr>
      <w:r>
        <w:rPr>
          <w:rFonts w:eastAsiaTheme="minorEastAsia"/>
          <w:noProof/>
        </w:rPr>
        <w:drawing>
          <wp:inline distT="0" distB="0" distL="0" distR="0" wp14:anchorId="5487C5CC" wp14:editId="77BC0D34">
            <wp:extent cx="3479165" cy="1045210"/>
            <wp:effectExtent l="0" t="0" r="6985" b="2540"/>
            <wp:docPr id="93" name="Picture 93" descr="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d"/>
                    <pic:cNvPicPr>
                      <a:picLocks noChangeAspect="1" noChangeArrowheads="1"/>
                    </pic:cNvPicPr>
                  </pic:nvPicPr>
                  <pic:blipFill>
                    <a:blip r:embed="rId17">
                      <a:extLst>
                        <a:ext uri="{28A0092B-C50C-407E-A947-70E740481C1C}">
                          <a14:useLocalDpi xmlns:a14="http://schemas.microsoft.com/office/drawing/2010/main" val="0"/>
                        </a:ext>
                      </a:extLst>
                    </a:blip>
                    <a:srcRect t="49738"/>
                    <a:stretch>
                      <a:fillRect/>
                    </a:stretch>
                  </pic:blipFill>
                  <pic:spPr bwMode="auto">
                    <a:xfrm>
                      <a:off x="0" y="0"/>
                      <a:ext cx="3479165" cy="1045210"/>
                    </a:xfrm>
                    <a:prstGeom prst="rect">
                      <a:avLst/>
                    </a:prstGeom>
                    <a:noFill/>
                    <a:ln>
                      <a:noFill/>
                    </a:ln>
                  </pic:spPr>
                </pic:pic>
              </a:graphicData>
            </a:graphic>
          </wp:inline>
        </w:drawing>
      </w:r>
    </w:p>
    <w:p w14:paraId="63DCAD85" w14:textId="77777777" w:rsidR="008051DE" w:rsidRDefault="008051DE" w:rsidP="008051DE">
      <w:pPr>
        <w:pStyle w:val="Caption"/>
        <w:jc w:val="center"/>
        <w:rPr>
          <w:b w:val="0"/>
          <w:sz w:val="18"/>
        </w:rPr>
      </w:pPr>
      <w:r w:rsidRPr="00D928BD">
        <w:rPr>
          <w:b w:val="0"/>
        </w:rPr>
        <w:t xml:space="preserve">Figure </w:t>
      </w:r>
      <w:r w:rsidRPr="00D928BD">
        <w:fldChar w:fldCharType="begin"/>
      </w:r>
      <w:r w:rsidRPr="00D928BD">
        <w:rPr>
          <w:b w:val="0"/>
        </w:rPr>
        <w:instrText xml:space="preserve"> SEQ Figure \* ARABIC </w:instrText>
      </w:r>
      <w:r w:rsidRPr="00D928BD">
        <w:fldChar w:fldCharType="separate"/>
      </w:r>
      <w:r>
        <w:rPr>
          <w:b w:val="0"/>
          <w:noProof/>
        </w:rPr>
        <w:t>6</w:t>
      </w:r>
      <w:r w:rsidRPr="00D928BD">
        <w:fldChar w:fldCharType="end"/>
      </w:r>
      <w:r w:rsidRPr="00D928BD">
        <w:rPr>
          <w:b w:val="0"/>
          <w:sz w:val="18"/>
        </w:rPr>
        <w:t xml:space="preserve">.  Coherent modulator for BFSK. The data </w:t>
      </w:r>
      <m:oMath>
        <m:r>
          <m:rPr>
            <m:sty m:val="bi"/>
          </m:rPr>
          <w:rPr>
            <w:rFonts w:ascii="Cambria Math" w:hAnsi="Cambria Math"/>
            <w:sz w:val="18"/>
          </w:rPr>
          <m:t>m(t)</m:t>
        </m:r>
      </m:oMath>
      <w:r w:rsidRPr="00D928BD">
        <w:rPr>
          <w:b w:val="0"/>
          <w:i/>
          <w:sz w:val="18"/>
        </w:rPr>
        <w:t xml:space="preserve"> </w:t>
      </w:r>
      <w:r w:rsidRPr="00D928BD">
        <w:rPr>
          <w:b w:val="0"/>
          <w:sz w:val="18"/>
        </w:rPr>
        <w:t>controls the</w:t>
      </w:r>
      <w:r>
        <w:rPr>
          <w:b w:val="0"/>
          <w:sz w:val="18"/>
        </w:rPr>
        <w:t xml:space="preserve"> output of the VCO through Equation. 2</w:t>
      </w:r>
    </w:p>
    <w:p w14:paraId="23F9A80D" w14:textId="77777777" w:rsidR="008051DE" w:rsidRDefault="00C32343" w:rsidP="008051DE">
      <w:pPr>
        <w:pStyle w:val="Caption"/>
        <w:rPr>
          <w:rFonts w:eastAsiaTheme="minorEastAsia"/>
          <w:iCs/>
        </w:rPr>
      </w:pPr>
      <m:oMathPara>
        <m:oMathParaPr>
          <m:jc m:val="right"/>
        </m:oMathParaPr>
        <m:oMath>
          <m:sSub>
            <m:sSubPr>
              <m:ctrlPr>
                <w:rPr>
                  <w:rFonts w:ascii="Cambria Math" w:eastAsiaTheme="minorHAnsi" w:hAnsi="Cambria Math"/>
                  <w:b w:val="0"/>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b w:val="0"/>
                  <w:iCs/>
                </w:rPr>
              </m:ctrlPr>
            </m:funcPr>
            <m:fName>
              <m:r>
                <m:rPr>
                  <m:sty m:val="b"/>
                </m:rPr>
                <w:rPr>
                  <w:rFonts w:ascii="Cambria Math" w:hAnsi="Cambria Math"/>
                </w:rPr>
                <m:t>sin</m:t>
              </m:r>
              <m:ctrlPr>
                <w:rPr>
                  <w:rFonts w:ascii="Cambria Math" w:hAnsi="Cambria Math"/>
                  <w:b w:val="0"/>
                  <w:i/>
                </w:rPr>
              </m:ctrlPr>
            </m:fName>
            <m:e>
              <m:d>
                <m:dPr>
                  <m:ctrlPr>
                    <w:rPr>
                      <w:rFonts w:ascii="Cambria Math" w:hAnsi="Cambria Math"/>
                      <w:b w:val="0"/>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b w:val="0"/>
                          <w:i/>
                          <w:iCs/>
                          <w:szCs w:val="22"/>
                        </w:rPr>
                      </m:ctrlPr>
                    </m:dPr>
                    <m:e>
                      <m:sSub>
                        <m:sSubPr>
                          <m:ctrlPr>
                            <w:rPr>
                              <w:rFonts w:ascii="Cambria Math" w:eastAsiaTheme="minorHAnsi" w:hAnsi="Cambria Math"/>
                              <w:b w:val="0"/>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b w:val="0"/>
                              <w:i/>
                              <w:iCs/>
                              <w:szCs w:val="22"/>
                            </w:rPr>
                          </m:ctrlPr>
                        </m:dPr>
                        <m:e>
                          <m:r>
                            <m:rPr>
                              <m:sty m:val="bi"/>
                            </m:rPr>
                            <w:rPr>
                              <w:rFonts w:ascii="Cambria Math" w:hAnsi="Cambria Math"/>
                            </w:rPr>
                            <m:t>t</m:t>
                          </m:r>
                        </m:e>
                      </m:d>
                    </m:e>
                  </m:d>
                </m:e>
              </m:d>
            </m:e>
          </m:func>
          <m:f>
            <m:fPr>
              <m:type m:val="skw"/>
              <m:ctrlPr>
                <w:rPr>
                  <w:rFonts w:ascii="Cambria Math" w:hAnsi="Cambria Math"/>
                  <w:b w:val="0"/>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
            </m:rPr>
            <w:rPr>
              <w:rFonts w:ascii="Cambria Math" w:hAnsi="Cambria Math"/>
            </w:rPr>
            <w:fldChar w:fldCharType="begin"/>
          </m:r>
          <m:r>
            <m:rPr>
              <m:sty m:val="b"/>
            </m:rPr>
            <w:rPr>
              <w:rFonts w:ascii="Cambria Math" w:hAnsi="Cambria Math"/>
            </w:rPr>
            <m:t xml:space="preserve"> SEQ Equation \* ARABIC </m:t>
          </m:r>
          <m:r>
            <m:rPr>
              <m:sty m:val="b"/>
            </m:rPr>
            <w:rPr>
              <w:rFonts w:ascii="Cambria Math"/>
            </w:rPr>
            <w:fldChar w:fldCharType="separate"/>
          </m:r>
          <m:r>
            <m:rPr>
              <m:sty m:val="b"/>
            </m:rPr>
            <w:rPr>
              <w:rFonts w:ascii="Cambria Math" w:hAnsi="Cambria Math"/>
              <w:noProof/>
            </w:rPr>
            <m:t>2</m:t>
          </m:r>
          <m:r>
            <m:rPr>
              <m:sty m:val="b"/>
            </m:rPr>
            <w:rPr>
              <w:rFonts w:ascii="Cambria Math" w:hAnsi="Cambria Math"/>
            </w:rPr>
            <w:fldChar w:fldCharType="end"/>
          </m:r>
          <m:r>
            <m:rPr>
              <m:sty m:val="bi"/>
            </m:rPr>
            <w:rPr>
              <w:rFonts w:ascii="Cambria Math" w:hAnsi="Cambria Math"/>
            </w:rPr>
            <m:t>)</m:t>
          </m:r>
        </m:oMath>
      </m:oMathPara>
    </w:p>
    <w:p w14:paraId="3BB0C14E" w14:textId="77777777" w:rsidR="008051DE" w:rsidRDefault="008051DE" w:rsidP="008051DE">
      <w:pPr>
        <w:pStyle w:val="Heading3"/>
        <w:numPr>
          <w:ilvl w:val="2"/>
          <w:numId w:val="27"/>
        </w:numPr>
        <w:tabs>
          <w:tab w:val="left" w:pos="720"/>
        </w:tabs>
        <w:ind w:left="0"/>
        <w:textAlignment w:val="auto"/>
      </w:pPr>
      <w:bookmarkStart w:id="20" w:name="_Toc373771126"/>
      <w:r>
        <w:t>Coherent and Non-Coherent BFSK Demodulation (Cedric)</w:t>
      </w:r>
      <w:bookmarkEnd w:id="20"/>
    </w:p>
    <w:p w14:paraId="06F4AB3A" w14:textId="77777777" w:rsidR="008051DE" w:rsidRDefault="008051DE" w:rsidP="008051DE">
      <w:pPr>
        <w:rPr>
          <w:rFonts w:eastAsiaTheme="minorEastAsia"/>
        </w:rPr>
      </w:pPr>
      <w:r>
        <w:rPr>
          <w:rFonts w:eastAsiaTheme="minorEastAsia"/>
        </w:rPr>
        <w:t xml:space="preserve">The Bell 202 Protocol is quite complex due to the frequency deviation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where the tones selected are 1200 Hz and 2200 Hz.  The frequencies selected to represented two symbols result in a signal space that is difficult to optimize since the frequencies are not orthogonal as the minimum frequency separation is denoted in equations (3) and (4) below </w:t>
      </w:r>
      <w:r>
        <w:t>(Nguyen, et. al, 2009)</w:t>
      </w:r>
      <w:r>
        <w:rPr>
          <w:rFonts w:eastAsiaTheme="minorEastAsia"/>
        </w:rPr>
        <w:t>.</w:t>
      </w:r>
    </w:p>
    <w:p w14:paraId="73597408"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3</m:t>
          </m:r>
          <m:r>
            <m:rPr>
              <m:sty m:val="b"/>
            </m:rPr>
            <w:rPr>
              <w:rFonts w:ascii="Cambria Math" w:hAnsi="Cambria Math"/>
            </w:rPr>
            <w:fldChar w:fldCharType="end"/>
          </m:r>
          <m:r>
            <m:rPr>
              <m:sty m:val="bi"/>
            </m:rPr>
            <w:rPr>
              <w:rFonts w:ascii="Cambria Math" w:eastAsiaTheme="minorEastAsia" w:hAnsi="Cambria Math"/>
            </w:rPr>
            <m:t>)</m:t>
          </m:r>
        </m:oMath>
      </m:oMathPara>
    </w:p>
    <w:p w14:paraId="49C55E4D"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4</m:t>
          </m:r>
          <m:r>
            <m:rPr>
              <m:sty m:val="b"/>
            </m:rPr>
            <w:rPr>
              <w:rFonts w:ascii="Cambria Math" w:hAnsi="Cambria Math"/>
            </w:rPr>
            <w:fldChar w:fldCharType="end"/>
          </m:r>
          <m:r>
            <m:rPr>
              <m:sty m:val="bi"/>
            </m:rPr>
            <w:rPr>
              <w:rFonts w:ascii="Cambria Math" w:eastAsiaTheme="minorEastAsia" w:hAnsi="Cambria Math"/>
            </w:rPr>
            <m:t>)</m:t>
          </m:r>
        </m:oMath>
      </m:oMathPara>
    </w:p>
    <w:p w14:paraId="33BF9281" w14:textId="77777777" w:rsidR="008051DE" w:rsidRDefault="008051DE" w:rsidP="008051DE">
      <w:pPr>
        <w:rPr>
          <w:rFonts w:eastAsiaTheme="minorEastAsia"/>
          <w:b/>
          <w:iCs/>
        </w:rPr>
      </w:pPr>
      <w:r>
        <w:rPr>
          <w:rFonts w:eastAsiaTheme="minorEastAsia"/>
          <w:b/>
          <w:iCs/>
        </w:rPr>
        <w:t>Coherent demodulation</w:t>
      </w:r>
    </w:p>
    <w:p w14:paraId="5764333B" w14:textId="77777777" w:rsidR="008051DE" w:rsidRDefault="008051DE" w:rsidP="008051DE">
      <w:pPr>
        <w:rPr>
          <w:rFonts w:eastAsiaTheme="minorEastAsia"/>
          <w:iCs/>
        </w:rPr>
      </w:pPr>
      <w:r>
        <w:rPr>
          <w:rFonts w:eastAsiaTheme="minorEastAsia"/>
          <w:iCs/>
        </w:rPr>
        <w:t>Similar to the modulator, the demodulator can be categorized into a coherent modulator and a non-coherent demodulator. In the coherent demodulator, the phase of the modulated signal is either known or is extracted prior to demodulation. Several methods are used to extract the phase of the modulated waveform, such as the phase-lock loop or more complicated systems as illustrated in Figure 7.</w:t>
      </w:r>
    </w:p>
    <w:p w14:paraId="3A0E4C81" w14:textId="77777777" w:rsidR="008051DE" w:rsidRDefault="008051DE" w:rsidP="008051DE">
      <w:pPr>
        <w:jc w:val="right"/>
        <w:rPr>
          <w:rFonts w:eastAsiaTheme="minorEastAsia"/>
          <w:iCs/>
          <w:noProof/>
        </w:rPr>
      </w:pPr>
    </w:p>
    <w:p w14:paraId="5199C42F" w14:textId="77777777" w:rsidR="008051DE" w:rsidRDefault="008051DE" w:rsidP="008051DE">
      <w:pPr>
        <w:jc w:val="center"/>
        <w:rPr>
          <w:rFonts w:eastAsiaTheme="minorEastAsia"/>
          <w:iCs/>
        </w:rPr>
      </w:pPr>
      <w:r>
        <w:rPr>
          <w:rFonts w:eastAsiaTheme="minorEastAsia"/>
          <w:noProof/>
        </w:rPr>
        <w:drawing>
          <wp:inline distT="0" distB="0" distL="0" distR="0" wp14:anchorId="04538BE4" wp14:editId="142A5105">
            <wp:extent cx="3075940" cy="1995170"/>
            <wp:effectExtent l="0" t="0" r="0" b="5080"/>
            <wp:docPr id="92" name="Picture 92" descr="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Mod"/>
                    <pic:cNvPicPr>
                      <a:picLocks noChangeAspect="1" noChangeArrowheads="1"/>
                    </pic:cNvPicPr>
                  </pic:nvPicPr>
                  <pic:blipFill>
                    <a:blip r:embed="rId18">
                      <a:extLst>
                        <a:ext uri="{28A0092B-C50C-407E-A947-70E740481C1C}">
                          <a14:useLocalDpi xmlns:a14="http://schemas.microsoft.com/office/drawing/2010/main" val="0"/>
                        </a:ext>
                      </a:extLst>
                    </a:blip>
                    <a:srcRect t="28450"/>
                    <a:stretch>
                      <a:fillRect/>
                    </a:stretch>
                  </pic:blipFill>
                  <pic:spPr bwMode="auto">
                    <a:xfrm>
                      <a:off x="0" y="0"/>
                      <a:ext cx="3075940" cy="1995170"/>
                    </a:xfrm>
                    <a:prstGeom prst="rect">
                      <a:avLst/>
                    </a:prstGeom>
                    <a:noFill/>
                    <a:ln>
                      <a:noFill/>
                    </a:ln>
                  </pic:spPr>
                </pic:pic>
              </a:graphicData>
            </a:graphic>
          </wp:inline>
        </w:drawing>
      </w:r>
      <w:r>
        <w:rPr>
          <w:rFonts w:eastAsiaTheme="minorEastAsia"/>
          <w:iCs/>
        </w:rPr>
        <w:br w:type="textWrapping" w:clear="all"/>
      </w:r>
    </w:p>
    <w:p w14:paraId="13081851" w14:textId="77777777" w:rsidR="008051DE" w:rsidRDefault="008051DE" w:rsidP="008051DE">
      <w:pPr>
        <w:pStyle w:val="Caption"/>
        <w:jc w:val="center"/>
        <w:rPr>
          <w:rFonts w:eastAsiaTheme="minorHAnsi"/>
          <w:b w:val="0"/>
          <w:sz w:val="22"/>
        </w:rPr>
      </w:pPr>
      <w:r>
        <w:rPr>
          <w:b w:val="0"/>
          <w:sz w:val="24"/>
        </w:rPr>
        <w:lastRenderedPageBreak/>
        <w:t xml:space="preserve">Figure </w:t>
      </w:r>
      <w:r>
        <w:fldChar w:fldCharType="begin"/>
      </w:r>
      <w:r>
        <w:rPr>
          <w:b w:val="0"/>
          <w:sz w:val="24"/>
        </w:rPr>
        <w:instrText xml:space="preserve"> SEQ Figure \* ARABIC </w:instrText>
      </w:r>
      <w:r>
        <w:fldChar w:fldCharType="separate"/>
      </w:r>
      <w:r>
        <w:rPr>
          <w:b w:val="0"/>
          <w:noProof/>
          <w:sz w:val="24"/>
        </w:rPr>
        <w:t>7</w:t>
      </w:r>
      <w:r>
        <w:fldChar w:fldCharType="end"/>
      </w:r>
      <w:r>
        <w:rPr>
          <w:b w:val="0"/>
          <w:sz w:val="22"/>
        </w:rPr>
        <w:t xml:space="preserve">.  Coherent demodulator for BFSK, where the signal </w:t>
      </w:r>
      <m:oMath>
        <m:sSub>
          <m:sSubPr>
            <m:ctrlPr>
              <w:rPr>
                <w:rFonts w:ascii="Cambria Math" w:hAnsi="Cambria Math"/>
                <w:b w:val="0"/>
                <w:i/>
                <w:sz w:val="22"/>
              </w:rPr>
            </m:ctrlPr>
          </m:sSubPr>
          <m:e>
            <m:r>
              <m:rPr>
                <m:sty m:val="bi"/>
              </m:rPr>
              <w:rPr>
                <w:rFonts w:ascii="Cambria Math" w:hAnsi="Cambria Math"/>
                <w:sz w:val="22"/>
              </w:rPr>
              <m:t>s</m:t>
            </m:r>
          </m:e>
          <m:sub>
            <m:r>
              <m:rPr>
                <m:sty m:val="bi"/>
              </m:rPr>
              <w:rPr>
                <w:rFonts w:ascii="Cambria Math" w:hAnsi="Cambria Math"/>
                <w:sz w:val="22"/>
              </w:rPr>
              <m:t>i</m:t>
            </m:r>
          </m:sub>
        </m:sSub>
        <m:r>
          <m:rPr>
            <m:sty m:val="bi"/>
          </m:rPr>
          <w:rPr>
            <w:rFonts w:ascii="Cambria Math" w:hAnsi="Cambria Math"/>
            <w:sz w:val="22"/>
          </w:rPr>
          <m:t xml:space="preserve">(t) </m:t>
        </m:r>
      </m:oMath>
      <w:r>
        <w:rPr>
          <w:b w:val="0"/>
          <w:sz w:val="22"/>
        </w:rPr>
        <w:t>is assumed to have a constant phase</w:t>
      </w:r>
    </w:p>
    <w:p w14:paraId="38999BB7" w14:textId="77777777" w:rsidR="008051DE" w:rsidRDefault="008051DE" w:rsidP="008051DE">
      <w:pPr>
        <w:rPr>
          <w:rFonts w:eastAsiaTheme="minorEastAsia"/>
          <w:iCs/>
        </w:rPr>
      </w:pPr>
      <w:r>
        <w:rPr>
          <w:rFonts w:eastAsiaTheme="minorEastAsia"/>
          <w:iCs/>
        </w:rPr>
        <w:t>The coherent demodulator in Figure 7 uses two parallel branches for matching the Space and Mark onto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 xml:space="preserve">Finally, using the appropriate threshold and decisions, the bits can be recovered using Maximum Likelihood. The correlation receivers or matched filters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are designed to be orthonormal to each other, and at a frequency corresponding to the Mark and Space signals. The process of using matching filter results in an optimum demodulator in terms of BER and can even be reduced to a single correlation receiver according to the relationship shown in Equation (5).</w:t>
      </w:r>
    </w:p>
    <w:p w14:paraId="77F78F79" w14:textId="77777777" w:rsidR="008051DE" w:rsidRDefault="00C32343" w:rsidP="008051DE">
      <w:pPr>
        <w:pStyle w:val="Caption"/>
        <w:rPr>
          <w:rFonts w:eastAsiaTheme="minorEastAsia"/>
        </w:rPr>
      </w:pPr>
      <m:oMathPara>
        <m:oMathParaPr>
          <m:jc m:val="right"/>
        </m:oMathParaPr>
        <m:oMath>
          <m:acc>
            <m:accPr>
              <m:ctrlPr>
                <w:rPr>
                  <w:rFonts w:ascii="Cambria Math" w:eastAsiaTheme="minorEastAsia" w:hAnsi="Cambria Math"/>
                  <w:b w:val="0"/>
                  <w:i/>
                  <w:iCs/>
                </w:rPr>
              </m:ctrlPr>
            </m:accPr>
            <m:e>
              <m:r>
                <m:rPr>
                  <m:sty m:val="bi"/>
                </m:rPr>
                <w:rPr>
                  <w:rFonts w:ascii="Cambria Math" w:eastAsiaTheme="minorEastAsia" w:hAnsi="Cambria Math"/>
                </w:rPr>
                <m:t>φ</m:t>
              </m:r>
            </m:e>
          </m:acc>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b w:val="0"/>
                  <w:i/>
                  <w:iCs/>
                </w:rPr>
              </m:ctrlPr>
            </m:fPr>
            <m:num>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b w:val="0"/>
                      <w:i/>
                      <w:iCs/>
                    </w:rPr>
                  </m:ctrlPr>
                </m:dPr>
                <m:e>
                  <m:r>
                    <m:rPr>
                      <m:sty m:val="bi"/>
                    </m:rPr>
                    <w:rPr>
                      <w:rFonts w:ascii="Cambria Math" w:eastAsiaTheme="minorEastAsia" w:hAnsi="Cambria Math"/>
                    </w:rPr>
                    <m:t>t</m:t>
                  </m:r>
                </m:e>
              </m:d>
            </m:num>
            <m:den>
              <m:rad>
                <m:radPr>
                  <m:degHide m:val="1"/>
                  <m:ctrlPr>
                    <w:rPr>
                      <w:rFonts w:ascii="Cambria Math" w:eastAsiaTheme="minorEastAsia" w:hAnsi="Cambria Math"/>
                      <w:b w:val="0"/>
                      <w:i/>
                      <w:iCs/>
                    </w:rPr>
                  </m:ctrlPr>
                </m:radPr>
                <m:deg/>
                <m:e>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5</m:t>
          </m:r>
          <m:r>
            <m:rPr>
              <m:sty m:val="b"/>
            </m:rPr>
            <w:rPr>
              <w:rFonts w:ascii="Cambria Math" w:hAnsi="Cambria Math"/>
            </w:rPr>
            <w:fldChar w:fldCharType="end"/>
          </m:r>
          <m:r>
            <m:rPr>
              <m:sty m:val="bi"/>
            </m:rPr>
            <w:rPr>
              <w:rFonts w:ascii="Cambria Math" w:eastAsiaTheme="minorEastAsia" w:hAnsi="Cambria Math"/>
            </w:rPr>
            <m:t>)</m:t>
          </m:r>
        </m:oMath>
      </m:oMathPara>
    </w:p>
    <w:p w14:paraId="6F48068C" w14:textId="77777777" w:rsidR="008051DE" w:rsidRPr="00E23AB4" w:rsidRDefault="008051DE" w:rsidP="008051DE">
      <w:pPr>
        <w:rPr>
          <w:rFonts w:eastAsiaTheme="minorHAnsi"/>
          <w:szCs w:val="22"/>
        </w:rPr>
      </w:pPr>
      <w:r>
        <w:rPr>
          <w:rFonts w:eastAsiaTheme="minorHAnsi"/>
          <w:szCs w:val="22"/>
        </w:rPr>
        <w:t>This is illustrated by the block diagram in Figure 7.</w:t>
      </w:r>
    </w:p>
    <w:p w14:paraId="393010C9" w14:textId="77777777" w:rsidR="008051DE" w:rsidRDefault="008051DE" w:rsidP="008051DE">
      <w:pPr>
        <w:rPr>
          <w:rFonts w:eastAsiaTheme="minorHAnsi"/>
          <w:b/>
          <w:szCs w:val="22"/>
        </w:rPr>
      </w:pPr>
      <w:r>
        <w:rPr>
          <w:rFonts w:eastAsiaTheme="minorHAnsi"/>
          <w:b/>
          <w:szCs w:val="22"/>
        </w:rPr>
        <w:t>Coherent demodulation (PLL)</w:t>
      </w:r>
    </w:p>
    <w:p w14:paraId="0400C677"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3672E038" wp14:editId="70108F0B">
            <wp:extent cx="5949315" cy="1614805"/>
            <wp:effectExtent l="0" t="0" r="0" b="4445"/>
            <wp:docPr id="89" name="Picture 89"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2CCA75BC"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8</w:t>
      </w:r>
      <w:r w:rsidRPr="00E23AB4">
        <w:rPr>
          <w:sz w:val="22"/>
          <w:szCs w:val="22"/>
        </w:rPr>
        <w:fldChar w:fldCharType="end"/>
      </w:r>
      <w:r w:rsidRPr="00E23AB4">
        <w:rPr>
          <w:b w:val="0"/>
          <w:sz w:val="22"/>
          <w:szCs w:val="22"/>
        </w:rPr>
        <w:t>.  Coherent demodulator for BFSK using PLL.</w:t>
      </w:r>
    </w:p>
    <w:p w14:paraId="6E13711B" w14:textId="77777777" w:rsidR="008051DE" w:rsidRDefault="008051DE" w:rsidP="008051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w:t>
      </w:r>
    </w:p>
    <w:p w14:paraId="7AE70168" w14:textId="77777777" w:rsidR="008051DE" w:rsidRDefault="008051DE" w:rsidP="008051DE">
      <w:pPr>
        <w:rPr>
          <w:rFonts w:eastAsiaTheme="minorEastAsia"/>
        </w:rPr>
      </w:pPr>
    </w:p>
    <w:p w14:paraId="0B2DE281"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464C9CDF" wp14:editId="042AE4DE">
            <wp:extent cx="5949315" cy="1614805"/>
            <wp:effectExtent l="0" t="0" r="0" b="4445"/>
            <wp:docPr id="91" name="Picture 91"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7A571BBE" w14:textId="77777777" w:rsidR="008051DE" w:rsidRPr="00E23AB4" w:rsidRDefault="008051DE" w:rsidP="008051DE">
      <w:pPr>
        <w:pStyle w:val="Caption"/>
        <w:jc w:val="center"/>
        <w:rPr>
          <w:rFonts w:eastAsiaTheme="minorEastAsia"/>
          <w:b w:val="0"/>
          <w:iCs/>
          <w:sz w:val="22"/>
          <w:szCs w:val="22"/>
        </w:rPr>
      </w:pPr>
      <w:r w:rsidRPr="00E23AB4">
        <w:rPr>
          <w:b w:val="0"/>
          <w:sz w:val="22"/>
          <w:szCs w:val="22"/>
        </w:rPr>
        <w:t xml:space="preserve">Figure </w:t>
      </w:r>
      <w:r w:rsidRPr="00E23AB4">
        <w:rPr>
          <w:b w:val="0"/>
          <w:sz w:val="22"/>
          <w:szCs w:val="22"/>
        </w:rPr>
        <w:fldChar w:fldCharType="begin"/>
      </w:r>
      <w:r w:rsidRPr="00E23AB4">
        <w:rPr>
          <w:b w:val="0"/>
          <w:sz w:val="22"/>
          <w:szCs w:val="22"/>
        </w:rPr>
        <w:instrText xml:space="preserve"> SEQ Figure \* ARABIC </w:instrText>
      </w:r>
      <w:r w:rsidRPr="00E23AB4">
        <w:rPr>
          <w:b w:val="0"/>
          <w:sz w:val="22"/>
          <w:szCs w:val="22"/>
        </w:rPr>
        <w:fldChar w:fldCharType="separate"/>
      </w:r>
      <w:r w:rsidRPr="00E23AB4">
        <w:rPr>
          <w:b w:val="0"/>
          <w:noProof/>
          <w:sz w:val="22"/>
          <w:szCs w:val="22"/>
        </w:rPr>
        <w:t>9</w:t>
      </w:r>
      <w:r w:rsidRPr="00E23AB4">
        <w:rPr>
          <w:b w:val="0"/>
          <w:sz w:val="22"/>
          <w:szCs w:val="22"/>
        </w:rPr>
        <w:fldChar w:fldCharType="end"/>
      </w:r>
      <w:r w:rsidRPr="00E23AB4">
        <w:rPr>
          <w:b w:val="0"/>
          <w:sz w:val="22"/>
          <w:szCs w:val="22"/>
        </w:rPr>
        <w:t xml:space="preserve"> .</w:t>
      </w:r>
      <w:r w:rsidRPr="00E23AB4">
        <w:rPr>
          <w:rFonts w:eastAsiaTheme="minorEastAsia"/>
          <w:b w:val="0"/>
          <w:iCs/>
          <w:sz w:val="22"/>
          <w:szCs w:val="22"/>
        </w:rPr>
        <w:t>Non-Coherent demodulation</w:t>
      </w:r>
    </w:p>
    <w:p w14:paraId="7AD040A8" w14:textId="77777777" w:rsidR="008051DE" w:rsidRDefault="008051DE" w:rsidP="008051DE">
      <w:pPr>
        <w:rPr>
          <w:rFonts w:eastAsiaTheme="minorEastAsia"/>
          <w:iCs/>
        </w:rPr>
      </w:pPr>
      <w:r>
        <w:rPr>
          <w:rFonts w:eastAsiaTheme="minorEastAsia"/>
          <w:iCs/>
        </w:rPr>
        <w:t xml:space="preserve">In the case of a signal with discontinuous phase, non-coherent demodulation is regarded as the ideal demodulator in FSK modulation. The advantage of non-coherent demodulator come from their ability to ignore the phase change contained in the signal. Matched filters are still utilized however, an envelope </w:t>
      </w:r>
      <w:r>
        <w:rPr>
          <w:rFonts w:eastAsiaTheme="minorEastAsia"/>
          <w:iCs/>
        </w:rPr>
        <w:lastRenderedPageBreak/>
        <w:t xml:space="preserve">detector is present in each branch after each tone’s matched filters. </w:t>
      </w:r>
    </w:p>
    <w:p w14:paraId="224D57F5" w14:textId="77777777" w:rsidR="008051DE" w:rsidRDefault="008051DE" w:rsidP="008051DE">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t>Linsey et. al, 1977</w:t>
      </w:r>
      <w:r>
        <w:rPr>
          <w:rFonts w:eastAsiaTheme="minorEastAsia"/>
          <w:iCs/>
        </w:rPr>
        <w:t>)(Rao et. al, 1990)</w:t>
      </w:r>
    </w:p>
    <w:p w14:paraId="0C340D47" w14:textId="77777777" w:rsidR="008051DE" w:rsidRDefault="008051DE" w:rsidP="008051DE">
      <w:pPr>
        <w:jc w:val="center"/>
        <w:rPr>
          <w:rFonts w:eastAsiaTheme="minorEastAsia"/>
          <w:iCs/>
        </w:rPr>
      </w:pPr>
      <w:r>
        <w:rPr>
          <w:rFonts w:eastAsiaTheme="minorEastAsia"/>
          <w:noProof/>
        </w:rPr>
        <w:drawing>
          <wp:inline distT="0" distB="0" distL="0" distR="0" wp14:anchorId="7C9AC18E" wp14:editId="58006B88">
            <wp:extent cx="4536440" cy="2101850"/>
            <wp:effectExtent l="0" t="0" r="0" b="0"/>
            <wp:docPr id="90" name="Picture 90" descr="Un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CoDeMo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440" cy="2101850"/>
                    </a:xfrm>
                    <a:prstGeom prst="rect">
                      <a:avLst/>
                    </a:prstGeom>
                    <a:noFill/>
                    <a:ln>
                      <a:noFill/>
                    </a:ln>
                  </pic:spPr>
                </pic:pic>
              </a:graphicData>
            </a:graphic>
          </wp:inline>
        </w:drawing>
      </w:r>
    </w:p>
    <w:p w14:paraId="43EE03E8"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10</w:t>
      </w:r>
      <w:r w:rsidRPr="00E23AB4">
        <w:rPr>
          <w:sz w:val="22"/>
          <w:szCs w:val="22"/>
        </w:rPr>
        <w:fldChar w:fldCharType="end"/>
      </w:r>
      <w:r w:rsidRPr="00E23AB4">
        <w:rPr>
          <w:b w:val="0"/>
          <w:sz w:val="22"/>
          <w:szCs w:val="22"/>
        </w:rPr>
        <w:t>.  Non-coherent demodulator for BFSK, where the Mark and Space filters are centered at 2200Hz and 1200Hz respectively.</w:t>
      </w:r>
    </w:p>
    <w:p w14:paraId="1D18AE14" w14:textId="77777777" w:rsidR="008051DE" w:rsidRDefault="008051DE" w:rsidP="008051DE">
      <w:pPr>
        <w:pStyle w:val="Heading3"/>
        <w:numPr>
          <w:ilvl w:val="2"/>
          <w:numId w:val="27"/>
        </w:numPr>
        <w:tabs>
          <w:tab w:val="left" w:pos="720"/>
        </w:tabs>
        <w:ind w:left="0"/>
        <w:textAlignment w:val="auto"/>
        <w:rPr>
          <w:rFonts w:eastAsiaTheme="minorHAnsi"/>
        </w:rPr>
      </w:pPr>
      <w:bookmarkStart w:id="21" w:name="_Toc373771127"/>
      <w:r>
        <w:rPr>
          <w:rFonts w:eastAsiaTheme="minorHAnsi"/>
        </w:rPr>
        <w:t>BPSK and BFSK Timing Recovery</w:t>
      </w:r>
      <w:bookmarkEnd w:id="21"/>
    </w:p>
    <w:p w14:paraId="56DB0417" w14:textId="77777777" w:rsidR="008051DE" w:rsidRDefault="008051DE" w:rsidP="008051DE">
      <w:pPr>
        <w:rPr>
          <w:rFonts w:eastAsiaTheme="minorHAnsi"/>
        </w:rPr>
      </w:pPr>
      <w:bookmarkStart w:id="22" w:name="_Proposed_Solution_Concept"/>
      <w:bookmarkStart w:id="23" w:name="_Toc307865989"/>
      <w:bookmarkEnd w:id="22"/>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10(top) and the second is a closed loop architecture shown in 10(bottom).  The closed loop timing recovery circuit is known as the Early-Late Gate.</w:t>
      </w:r>
    </w:p>
    <w:p w14:paraId="2B38C37E" w14:textId="77777777" w:rsidR="008051DE" w:rsidRDefault="008051DE" w:rsidP="008051DE">
      <w:pPr>
        <w:rPr>
          <w:rFonts w:eastAsiaTheme="minorEastAsia"/>
        </w:rPr>
      </w:pPr>
      <w:r>
        <w:rPr>
          <w:rFonts w:eastAsiaTheme="minorHAnsi"/>
        </w:rPr>
        <w:t xml:space="preserve">In both methods it is assumed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w:t>
      </w:r>
    </w:p>
    <w:p w14:paraId="3BB08A25" w14:textId="77777777" w:rsidR="008051DE" w:rsidRDefault="008051DE" w:rsidP="008051DE">
      <w:pPr>
        <w:jc w:val="center"/>
        <w:rPr>
          <w:rFonts w:eastAsiaTheme="minorEastAsia"/>
        </w:rPr>
      </w:pPr>
      <w:r w:rsidRPr="00C32C81">
        <w:rPr>
          <w:rFonts w:eastAsiaTheme="minorEastAsia"/>
          <w:noProof/>
        </w:rPr>
        <w:lastRenderedPageBreak/>
        <w:drawing>
          <wp:inline distT="0" distB="0" distL="0" distR="0" wp14:anchorId="232A1F7E" wp14:editId="2206EB82">
            <wp:extent cx="3686175" cy="3914775"/>
            <wp:effectExtent l="0" t="0" r="9525" b="9525"/>
            <wp:docPr id="1" name="Picture 1"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3914775"/>
                    </a:xfrm>
                    <a:prstGeom prst="rect">
                      <a:avLst/>
                    </a:prstGeom>
                    <a:noFill/>
                    <a:ln>
                      <a:noFill/>
                    </a:ln>
                  </pic:spPr>
                </pic:pic>
              </a:graphicData>
            </a:graphic>
          </wp:inline>
        </w:drawing>
      </w:r>
    </w:p>
    <w:p w14:paraId="7EB09151" w14:textId="77777777" w:rsidR="008051DE" w:rsidRPr="00C32C81" w:rsidRDefault="008051DE" w:rsidP="008051DE">
      <w:pPr>
        <w:pStyle w:val="Caption"/>
        <w:jc w:val="center"/>
        <w:rPr>
          <w:b w:val="0"/>
          <w:sz w:val="22"/>
          <w:szCs w:val="22"/>
        </w:rPr>
      </w:pPr>
      <w:r w:rsidRPr="00C32C81">
        <w:rPr>
          <w:b w:val="0"/>
          <w:sz w:val="22"/>
          <w:szCs w:val="22"/>
        </w:rPr>
        <w:t xml:space="preserve">Figure </w:t>
      </w:r>
      <w:r w:rsidRPr="00C32C81">
        <w:rPr>
          <w:sz w:val="22"/>
          <w:szCs w:val="22"/>
        </w:rPr>
        <w:fldChar w:fldCharType="begin"/>
      </w:r>
      <w:r w:rsidRPr="00C32C81">
        <w:rPr>
          <w:b w:val="0"/>
          <w:sz w:val="22"/>
          <w:szCs w:val="22"/>
        </w:rPr>
        <w:instrText xml:space="preserve"> SEQ Figure \* ARABIC </w:instrText>
      </w:r>
      <w:r w:rsidRPr="00C32C81">
        <w:rPr>
          <w:sz w:val="22"/>
          <w:szCs w:val="22"/>
        </w:rPr>
        <w:fldChar w:fldCharType="separate"/>
      </w:r>
      <w:r w:rsidRPr="00C32C81">
        <w:rPr>
          <w:b w:val="0"/>
          <w:noProof/>
          <w:sz w:val="22"/>
          <w:szCs w:val="22"/>
        </w:rPr>
        <w:t>11</w:t>
      </w:r>
      <w:r w:rsidRPr="00C32C81">
        <w:rPr>
          <w:sz w:val="22"/>
          <w:szCs w:val="22"/>
        </w:rPr>
        <w:fldChar w:fldCharType="end"/>
      </w:r>
      <w:r w:rsidRPr="00C32C81">
        <w:rPr>
          <w:b w:val="0"/>
          <w:sz w:val="22"/>
          <w:szCs w:val="22"/>
        </w:rPr>
        <w:t>. Architecture for the open- loop timing recovery (top) and the closed- loop (bottom)</w:t>
      </w:r>
    </w:p>
    <w:p w14:paraId="56C3D57F" w14:textId="77777777" w:rsidR="008051DE" w:rsidRDefault="008051DE" w:rsidP="008051DE">
      <w:pPr>
        <w:rPr>
          <w:rFonts w:eastAsiaTheme="minorEastAsia"/>
        </w:rPr>
      </w:pPr>
      <w:r>
        <w:rPr>
          <w:rFonts w:eastAsiaTheme="minorEastAsia"/>
        </w:rPr>
        <w:t xml:space="preserve">Then 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10 (bottom).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1E259C1"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4" w:name="_Toc373771128"/>
      <w:r>
        <w:t>Proposed Solution Concept</w:t>
      </w:r>
      <w:bookmarkEnd w:id="23"/>
      <w:bookmarkEnd w:id="24"/>
    </w:p>
    <w:p w14:paraId="539A1B2D" w14:textId="77777777" w:rsidR="008051DE" w:rsidRDefault="008051DE" w:rsidP="008051DE">
      <w:bookmarkStart w:id="25" w:name="_Major_Design_and"/>
      <w:bookmarkStart w:id="26" w:name="_Toc307865990"/>
      <w:bookmarkEnd w:id="25"/>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non-coherent modulation.  Demodulation in the FSK modem will be accomplished coherently through use of a PLL while timing recovery is accomplished by the Early-Late gate synchronizer.</w:t>
      </w:r>
    </w:p>
    <w:p w14:paraId="5A1173EC" w14:textId="77777777" w:rsidR="008051DE" w:rsidRDefault="008051DE" w:rsidP="008051DE">
      <w:pPr>
        <w:jc w:val="center"/>
      </w:pPr>
      <w:r>
        <w:rPr>
          <w:noProof/>
        </w:rPr>
        <w:lastRenderedPageBreak/>
        <w:drawing>
          <wp:inline distT="0" distB="0" distL="0" distR="0" wp14:anchorId="7E859FAE" wp14:editId="674BE506">
            <wp:extent cx="4832985" cy="1555750"/>
            <wp:effectExtent l="0" t="0" r="571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l="20032" t="41904" r="27083" b="27879"/>
                    <a:stretch>
                      <a:fillRect/>
                    </a:stretch>
                  </pic:blipFill>
                  <pic:spPr bwMode="auto">
                    <a:xfrm>
                      <a:off x="0" y="0"/>
                      <a:ext cx="4832985" cy="1555750"/>
                    </a:xfrm>
                    <a:prstGeom prst="rect">
                      <a:avLst/>
                    </a:prstGeom>
                    <a:noFill/>
                    <a:ln>
                      <a:noFill/>
                    </a:ln>
                  </pic:spPr>
                </pic:pic>
              </a:graphicData>
            </a:graphic>
          </wp:inline>
        </w:drawing>
      </w:r>
    </w:p>
    <w:p w14:paraId="6A99181F"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12</w:t>
      </w:r>
      <w:r>
        <w:fldChar w:fldCharType="end"/>
      </w:r>
      <w:r>
        <w:rPr>
          <w:b w:val="0"/>
        </w:rPr>
        <w:t>. Common FSK link in Amateur Radio Satellite station</w:t>
      </w:r>
    </w:p>
    <w:p w14:paraId="0E3F52FA" w14:textId="77777777" w:rsidR="008051DE" w:rsidRDefault="008051DE" w:rsidP="008051DE">
      <w:r>
        <w:t>The second system (System B) will exploit the fact that BPSK modulation is better than AFSK in amateur VHF and UHF operations (</w:t>
      </w:r>
      <w:r>
        <w:rPr>
          <w:szCs w:val="24"/>
        </w:rPr>
        <w:t>Hsiao, et. al, 2000</w:t>
      </w:r>
      <w:r>
        <w:t xml:space="preserve">) – 1200 b/sec BPSK </w:t>
      </w:r>
      <w:r>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2E5F0202" w14:textId="77777777" w:rsidR="008051DE" w:rsidRDefault="008051DE" w:rsidP="008051DE">
      <w:pPr>
        <w:jc w:val="center"/>
      </w:pPr>
      <w:r>
        <w:rPr>
          <w:noProof/>
        </w:rPr>
        <w:drawing>
          <wp:inline distT="0" distB="0" distL="0" distR="0" wp14:anchorId="659DF91C" wp14:editId="786A9085">
            <wp:extent cx="4975860" cy="1591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l="19872" t="41904" r="27083" b="27879"/>
                    <a:stretch>
                      <a:fillRect/>
                    </a:stretch>
                  </pic:blipFill>
                  <pic:spPr bwMode="auto">
                    <a:xfrm>
                      <a:off x="0" y="0"/>
                      <a:ext cx="4975860" cy="1591310"/>
                    </a:xfrm>
                    <a:prstGeom prst="rect">
                      <a:avLst/>
                    </a:prstGeom>
                    <a:noFill/>
                    <a:ln>
                      <a:noFill/>
                    </a:ln>
                  </pic:spPr>
                </pic:pic>
              </a:graphicData>
            </a:graphic>
          </wp:inline>
        </w:drawing>
      </w:r>
    </w:p>
    <w:p w14:paraId="0DDCE19E"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13</w:t>
      </w:r>
      <w:r>
        <w:fldChar w:fldCharType="end"/>
      </w:r>
      <w:r>
        <w:rPr>
          <w:b w:val="0"/>
        </w:rPr>
        <w:t>. Common BPSK link, implemented in System B</w:t>
      </w:r>
    </w:p>
    <w:p w14:paraId="6DC82A89" w14:textId="77777777" w:rsidR="008051DE" w:rsidRDefault="008051DE" w:rsidP="008051DE">
      <w:r>
        <w:t xml:space="preserve">The third system (System C) will be a robust version of system B – 1200 b/sec BPSK </w:t>
      </w:r>
      <w:r>
        <w:rPr>
          <w:i/>
        </w:rPr>
        <w:t>with</w:t>
      </w:r>
      <w:r>
        <w:t xml:space="preserve"> FEC.  FEC correction will be accomplished by the use of both block and convolutional coding. The addition of interleaving between the block and convolutional encoding will further improve the reliability of the BPSK modem.</w:t>
      </w:r>
    </w:p>
    <w:p w14:paraId="3314B631" w14:textId="77777777" w:rsidR="008051DE" w:rsidRDefault="008051DE" w:rsidP="008051DE">
      <w:pPr>
        <w:jc w:val="center"/>
      </w:pPr>
      <w:r>
        <w:rPr>
          <w:noProof/>
        </w:rPr>
        <w:drawing>
          <wp:inline distT="0" distB="0" distL="0" distR="0" wp14:anchorId="2B3726FE" wp14:editId="7DDFAEAB">
            <wp:extent cx="5082540" cy="1543685"/>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l="18594" t="40871" r="23634" b="27850"/>
                    <a:stretch>
                      <a:fillRect/>
                    </a:stretch>
                  </pic:blipFill>
                  <pic:spPr bwMode="auto">
                    <a:xfrm>
                      <a:off x="0" y="0"/>
                      <a:ext cx="5082540" cy="1543685"/>
                    </a:xfrm>
                    <a:prstGeom prst="rect">
                      <a:avLst/>
                    </a:prstGeom>
                    <a:noFill/>
                    <a:ln>
                      <a:noFill/>
                    </a:ln>
                  </pic:spPr>
                </pic:pic>
              </a:graphicData>
            </a:graphic>
          </wp:inline>
        </w:drawing>
      </w:r>
    </w:p>
    <w:p w14:paraId="3C9E4959"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14</w:t>
      </w:r>
      <w:r>
        <w:fldChar w:fldCharType="end"/>
      </w:r>
      <w:r>
        <w:rPr>
          <w:b w:val="0"/>
        </w:rPr>
        <w:t>. Proposed BPSK w/ FEC link, implemented in System C</w:t>
      </w:r>
    </w:p>
    <w:p w14:paraId="1F70A31E"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7" w:name="_Toc373771129"/>
      <w:r>
        <w:t>Major Design and Implementation Challenges</w:t>
      </w:r>
      <w:bookmarkEnd w:id="26"/>
      <w:bookmarkEnd w:id="27"/>
    </w:p>
    <w:p w14:paraId="3F2E69D3" w14:textId="77777777" w:rsidR="008051DE" w:rsidRDefault="008051DE" w:rsidP="008051DE">
      <w:r>
        <w:t xml:space="preserve">The three systems discussed in Section 1.3 (Candidate Solution) will each have their specific requirement </w:t>
      </w:r>
      <w:r>
        <w:lastRenderedPageBreak/>
        <w:t xml:space="preserve">to complete the intended analysis of the telemetry transmission. The general implementation of each system on FPGA is intended to be simulated under common signal distortion. The Additive White Gaussian Noise transmitting channel will be used for all three systems on purpose of evaluating their respective performances when used in satellite communication. Hence, an Intellectual Property from Xilinx will be ideal to fully complete the analysis of each systems. </w:t>
      </w:r>
    </w:p>
    <w:p w14:paraId="729E98C5" w14:textId="77777777" w:rsidR="008051DE" w:rsidRDefault="008051DE" w:rsidP="008051DE">
      <w:r>
        <w:t>In terms of System A (FSK modem,) a coherent demodulator which follows that of the common Bell 202 modems is implemented to analyze the past designs to the more innovative systems (System B and C). The demodulator is expected to resemble the present methods used in Amateur Radio Satellite operators, using discrete components implemented in FPGA. The coherent PLL demodulator is then designed using controls theory to demodulate signals with similar SNR as previous modems under the standard Bell 202 protocol.</w:t>
      </w:r>
    </w:p>
    <w:p w14:paraId="4957A498" w14:textId="77777777" w:rsidR="008051DE" w:rsidRDefault="008051DE" w:rsidP="008051DE">
      <w:r>
        <w:t>The BPSK components of System B and C is expected to demodulate the incoming BPSK signal using the Squaring Loop, designed using controls theory. The squaring loop is expected to regenerate the carrier frequency under severe SNR conditions, hence the senior design project faces the challenges of designing a robust demodulator using the squaring loop for BPSK demodulation. The PLL is also expected to endure frequency changes that may be as large as double the carrier frequency used, therefore the ramp response of the PLL’s transfer function will also need to be minimized. Similarly the acquisition time (time needed for the PLL to attain the target frequency) will need to be minimized to reduce the loss data.</w:t>
      </w:r>
    </w:p>
    <w:p w14:paraId="42522BC4" w14:textId="77777777" w:rsidR="008051DE" w:rsidRDefault="008051DE" w:rsidP="008051DE">
      <w:r>
        <w:t>The error correction section of System C is intended to feature correction for burst of errors and random errors which may occur during transmission of data. Hence, a block encoder is expected to have an optimized code rate to enable the correction of the numerous burst of errors that may occur. Because of the complicated algebra involved, complexity in the design of the block encoder must be avoided, and such challenge poses an immediate constraint on the design project when designing the error correction. Similarly, the design of the block interleaver aims towards an interleaver with and optimized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6565E228" w14:textId="77777777" w:rsidR="008051DE" w:rsidRDefault="008051DE" w:rsidP="008051DE">
      <w:r>
        <w:t>The Systems A, B, and C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10A1FE36"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8" w:name="_Implications_of_Project"/>
      <w:bookmarkStart w:id="29" w:name="_Toc307865991"/>
      <w:bookmarkStart w:id="30" w:name="_Toc373771130"/>
      <w:bookmarkEnd w:id="28"/>
      <w:r>
        <w:t>Implications of Project Success</w:t>
      </w:r>
      <w:bookmarkEnd w:id="29"/>
      <w:r>
        <w:t xml:space="preserve"> (Brandon)</w:t>
      </w:r>
      <w:bookmarkEnd w:id="30"/>
    </w:p>
    <w:p w14:paraId="31A223C0" w14:textId="77777777" w:rsidR="008051DE" w:rsidRDefault="008051DE" w:rsidP="008051DE">
      <w:bookmarkStart w:id="31" w:name="_Ref49490297"/>
      <w:bookmarkStart w:id="32" w:name="_Ref49490597"/>
      <w:bookmarkEnd w:id="8"/>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w:t>
      </w:r>
      <w:r>
        <w:lastRenderedPageBreak/>
        <w:t xml:space="preserve">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34425731" w14:textId="77777777" w:rsidR="008051DE" w:rsidRDefault="008051DE" w:rsidP="008051D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7017AF7D" w14:textId="77777777" w:rsidR="008051DE" w:rsidRDefault="008051DE" w:rsidP="008051DE">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57B4538E" w14:textId="77777777" w:rsidR="008051DE" w:rsidRDefault="008051DE" w:rsidP="008051D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3BF6663F" w14:textId="77777777" w:rsidR="008051DE" w:rsidRDefault="008051DE" w:rsidP="008051DE">
      <w:pPr>
        <w:pStyle w:val="Heading1"/>
        <w:numPr>
          <w:ilvl w:val="0"/>
          <w:numId w:val="27"/>
        </w:numPr>
        <w:textAlignment w:val="auto"/>
      </w:pPr>
      <w:bookmarkStart w:id="33" w:name="_Toc373771131"/>
      <w:r>
        <w:t>DESIGN REQUIREMENTS</w:t>
      </w:r>
      <w:bookmarkEnd w:id="31"/>
      <w:bookmarkEnd w:id="33"/>
    </w:p>
    <w:p w14:paraId="76BD5BCB" w14:textId="77777777" w:rsidR="008051DE" w:rsidRDefault="008051DE" w:rsidP="008051DE">
      <w:r>
        <w:t xml:space="preserve">As discussed in the section 1.4 (Proposed Solution Concept), our analysis will require the design and implementation of three systems in FPGA in order to demonstrate that interleaving FEC in BPSK provides </w:t>
      </w:r>
      <w:r>
        <w:lastRenderedPageBreak/>
        <w:t xml:space="preserve">better performance than the BELL 202 and BPSK without interleaving FEC.  The functional requirements of each system are summarized in Table 1 in section 2.1 followed by a summary of each.  Non-functional requirements are listed in Table 2 in section 2.2.  </w:t>
      </w:r>
    </w:p>
    <w:p w14:paraId="597783F0" w14:textId="77777777" w:rsidR="008051DE" w:rsidRDefault="008051DE" w:rsidP="008051DE">
      <w:pPr>
        <w:pStyle w:val="Heading2"/>
        <w:numPr>
          <w:ilvl w:val="1"/>
          <w:numId w:val="27"/>
        </w:numPr>
        <w:textAlignment w:val="auto"/>
      </w:pPr>
      <w:bookmarkStart w:id="34" w:name="_Ref49490545"/>
      <w:bookmarkStart w:id="35" w:name="_Toc373771132"/>
      <w:r>
        <w:t>Functional Design Constraints</w:t>
      </w:r>
      <w:bookmarkEnd w:id="34"/>
      <w:r>
        <w:t xml:space="preserve"> (Brian)</w:t>
      </w:r>
      <w:bookmarkEnd w:id="35"/>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8051DE" w14:paraId="21E57C92"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590D7E81" w14:textId="77777777" w:rsidR="008051DE" w:rsidRDefault="008051DE" w:rsidP="00E064C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75BAFF6A" w14:textId="77777777" w:rsidR="008051DE" w:rsidRDefault="008051DE" w:rsidP="00E064CD">
            <w:pPr>
              <w:shd w:val="solid" w:color="FFFFFF" w:fill="FFFFFF"/>
              <w:spacing w:after="0"/>
              <w:jc w:val="center"/>
              <w:rPr>
                <w:b/>
                <w:bCs/>
              </w:rPr>
            </w:pPr>
            <w:r>
              <w:rPr>
                <w:b/>
                <w:bCs/>
              </w:rPr>
              <w:t>Description</w:t>
            </w:r>
          </w:p>
        </w:tc>
      </w:tr>
      <w:tr w:rsidR="008051DE" w14:paraId="6909394E"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BE8B8A3" w14:textId="77777777" w:rsidR="008051DE" w:rsidRDefault="008051DE" w:rsidP="00E064CD">
            <w:pPr>
              <w:shd w:val="solid" w:color="FFFFFF" w:fill="FFFFFF"/>
              <w:spacing w:after="0"/>
              <w:jc w:val="left"/>
            </w:pPr>
            <w:r>
              <w:t>Bit Rate</w:t>
            </w:r>
          </w:p>
        </w:tc>
        <w:tc>
          <w:tcPr>
            <w:tcW w:w="7500" w:type="dxa"/>
            <w:tcBorders>
              <w:top w:val="single" w:sz="6" w:space="0" w:color="000000"/>
              <w:left w:val="single" w:sz="6" w:space="0" w:color="000000"/>
              <w:bottom w:val="single" w:sz="6" w:space="0" w:color="000000"/>
              <w:right w:val="single" w:sz="6" w:space="0" w:color="000000"/>
            </w:tcBorders>
            <w:hideMark/>
          </w:tcPr>
          <w:p w14:paraId="2A004FFC" w14:textId="77777777" w:rsidR="008051DE" w:rsidRDefault="008051DE" w:rsidP="00E064CD">
            <w:pPr>
              <w:shd w:val="solid" w:color="FFFFFF" w:fill="FFFFFF"/>
              <w:spacing w:after="0"/>
              <w:jc w:val="left"/>
            </w:pPr>
            <w:r>
              <w:t>Each modem is required to modulate 1200 b/sec data with the locally generated oscillator in order to communicate with the 1200 b/sec PACSATS.</w:t>
            </w:r>
          </w:p>
        </w:tc>
      </w:tr>
      <w:tr w:rsidR="008051DE" w14:paraId="17F1A716"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1E85F79" w14:textId="77777777" w:rsidR="008051DE" w:rsidRDefault="008051DE" w:rsidP="00E064C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6AA35B47" w14:textId="77777777" w:rsidR="008051DE" w:rsidRDefault="008051DE" w:rsidP="00E064CD">
            <w:pPr>
              <w:shd w:val="solid" w:color="FFFFFF" w:fill="FFFFFF"/>
              <w:spacing w:after="0"/>
              <w:jc w:val="left"/>
            </w:pPr>
            <w:r>
              <w:t>Manchester Encoding is resilient to small changes in Frequency due to Doppler shift and provides easier clock extraction during demodulation.</w:t>
            </w:r>
          </w:p>
        </w:tc>
      </w:tr>
      <w:tr w:rsidR="008051DE" w14:paraId="11842258"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CA3A6DF" w14:textId="77777777" w:rsidR="008051DE" w:rsidRDefault="008051DE" w:rsidP="00E064C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1D45957A" w14:textId="77777777" w:rsidR="008051DE" w:rsidRDefault="008051DE" w:rsidP="00E064CD">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8051DE" w14:paraId="24745A97" w14:textId="77777777" w:rsidTr="00E064C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5264637" w14:textId="77777777" w:rsidR="008051DE" w:rsidRDefault="008051DE" w:rsidP="00E064C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786060F4" w14:textId="77777777" w:rsidR="008051DE" w:rsidRDefault="008051DE" w:rsidP="00E064CD">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8051DE" w14:paraId="2FA7F761"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EC426B4" w14:textId="77777777" w:rsidR="008051DE" w:rsidRDefault="008051DE" w:rsidP="00E064CD">
            <w:pPr>
              <w:shd w:val="solid" w:color="FFFFFF" w:fill="FFFFFF"/>
              <w:spacing w:after="0"/>
              <w:jc w:val="left"/>
            </w:pPr>
            <w:r>
              <w:t>Signal to Noise (SNR)</w:t>
            </w:r>
          </w:p>
        </w:tc>
        <w:tc>
          <w:tcPr>
            <w:tcW w:w="7500" w:type="dxa"/>
            <w:tcBorders>
              <w:top w:val="single" w:sz="6" w:space="0" w:color="000000"/>
              <w:left w:val="single" w:sz="6" w:space="0" w:color="000000"/>
              <w:bottom w:val="single" w:sz="6" w:space="0" w:color="000000"/>
              <w:right w:val="single" w:sz="6" w:space="0" w:color="000000"/>
            </w:tcBorders>
            <w:hideMark/>
          </w:tcPr>
          <w:p w14:paraId="660D84AE" w14:textId="77777777" w:rsidR="008051DE" w:rsidRDefault="008051DE" w:rsidP="00E064CD">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9CA1ADB" w14:textId="77777777" w:rsidR="008051DE" w:rsidRPr="006F1892" w:rsidRDefault="008051DE" w:rsidP="008051DE">
      <w:pPr>
        <w:pStyle w:val="Caption"/>
        <w:jc w:val="center"/>
        <w:rPr>
          <w:b w:val="0"/>
          <w:sz w:val="22"/>
          <w:szCs w:val="22"/>
        </w:rPr>
      </w:pPr>
      <w:r w:rsidRPr="006F1892">
        <w:rPr>
          <w:b w:val="0"/>
          <w:sz w:val="22"/>
          <w:szCs w:val="22"/>
        </w:rPr>
        <w:t xml:space="preserve">Table </w:t>
      </w:r>
      <w:r w:rsidRPr="006F1892">
        <w:rPr>
          <w:b w:val="0"/>
          <w:sz w:val="22"/>
          <w:szCs w:val="22"/>
        </w:rPr>
        <w:fldChar w:fldCharType="begin"/>
      </w:r>
      <w:r w:rsidRPr="006F1892">
        <w:rPr>
          <w:b w:val="0"/>
          <w:sz w:val="22"/>
          <w:szCs w:val="22"/>
        </w:rPr>
        <w:instrText xml:space="preserve"> SEQ Table \* ARABIC </w:instrText>
      </w:r>
      <w:r w:rsidRPr="006F1892">
        <w:rPr>
          <w:b w:val="0"/>
          <w:sz w:val="22"/>
          <w:szCs w:val="22"/>
        </w:rPr>
        <w:fldChar w:fldCharType="separate"/>
      </w:r>
      <w:r>
        <w:rPr>
          <w:b w:val="0"/>
          <w:noProof/>
          <w:sz w:val="22"/>
          <w:szCs w:val="22"/>
        </w:rPr>
        <w:t>1</w:t>
      </w:r>
      <w:r w:rsidRPr="006F1892">
        <w:rPr>
          <w:b w:val="0"/>
          <w:sz w:val="22"/>
          <w:szCs w:val="22"/>
        </w:rPr>
        <w:fldChar w:fldCharType="end"/>
      </w:r>
      <w:r w:rsidRPr="006F1892">
        <w:rPr>
          <w:b w:val="0"/>
          <w:sz w:val="22"/>
          <w:szCs w:val="22"/>
        </w:rPr>
        <w:t>. Functional design constraints for the all three systems.</w:t>
      </w:r>
    </w:p>
    <w:p w14:paraId="39751C80" w14:textId="77777777" w:rsidR="008051DE" w:rsidRDefault="008051DE" w:rsidP="008051DE">
      <w:pPr>
        <w:pStyle w:val="SDTable"/>
        <w:shd w:val="solid" w:color="FFFFFF" w:fill="FFFFFF"/>
        <w:spacing w:after="0"/>
        <w:rPr>
          <w:szCs w:val="22"/>
        </w:rPr>
      </w:pPr>
      <w:r>
        <w:rPr>
          <w:rFonts w:ascii="Times New Roman" w:hAnsi="Times New Roman"/>
        </w:rPr>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Shwedyk, 2009).  Thus a 2400 Hz carrier is chosen for BPSK modulation.  </w:t>
      </w:r>
    </w:p>
    <w:p w14:paraId="5CD32547" w14:textId="77777777" w:rsidR="008051DE" w:rsidRDefault="008051DE" w:rsidP="008051DE">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(Magiliacane, 1999).</w:t>
      </w:r>
    </w:p>
    <w:p w14:paraId="2B49F946" w14:textId="77777777" w:rsidR="008051DE" w:rsidRDefault="008051DE" w:rsidP="008051DE"/>
    <w:p w14:paraId="4FECBC29" w14:textId="77777777" w:rsidR="008051DE" w:rsidRDefault="008051DE" w:rsidP="008051DE">
      <w:pPr>
        <w:pStyle w:val="Heading2"/>
        <w:numPr>
          <w:ilvl w:val="1"/>
          <w:numId w:val="27"/>
        </w:numPr>
        <w:textAlignment w:val="auto"/>
      </w:pPr>
      <w:bookmarkStart w:id="36" w:name="_Toc373112951"/>
      <w:bookmarkStart w:id="37" w:name="_Toc373771133"/>
      <w:bookmarkEnd w:id="32"/>
      <w:r>
        <w:t>Non-Functional Design Constraints (Brandon)</w:t>
      </w:r>
      <w:bookmarkEnd w:id="36"/>
      <w:bookmarkEnd w:id="37"/>
    </w:p>
    <w:p w14:paraId="47FB408B" w14:textId="77777777" w:rsidR="008051DE" w:rsidRDefault="008051DE" w:rsidP="008051DE">
      <w:r>
        <w:t>These non-functional design constraints are based off of the Papilio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8051DE" w14:paraId="4F9B8C00" w14:textId="77777777" w:rsidTr="00E064C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0CE7F18F" w14:textId="77777777" w:rsidR="008051DE" w:rsidRDefault="008051DE" w:rsidP="00E064C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392AC55B" w14:textId="77777777" w:rsidR="008051DE" w:rsidRDefault="008051DE" w:rsidP="00E064C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38E1F5B2" w14:textId="77777777" w:rsidR="008051DE" w:rsidRDefault="008051DE" w:rsidP="00E064CD">
            <w:pPr>
              <w:spacing w:after="0"/>
              <w:jc w:val="center"/>
              <w:rPr>
                <w:b/>
                <w:bCs/>
              </w:rPr>
            </w:pPr>
            <w:r>
              <w:rPr>
                <w:b/>
                <w:bCs/>
              </w:rPr>
              <w:t>Description</w:t>
            </w:r>
          </w:p>
        </w:tc>
      </w:tr>
      <w:tr w:rsidR="008051DE" w14:paraId="08255028" w14:textId="77777777" w:rsidTr="00E064C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D56A9C7" w14:textId="77777777" w:rsidR="008051DE" w:rsidRDefault="008051DE" w:rsidP="00E064C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20BBFF9A" w14:textId="77777777" w:rsidR="008051DE" w:rsidRDefault="008051DE" w:rsidP="00E064C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67497549" w14:textId="77777777" w:rsidR="008051DE" w:rsidRDefault="008051DE" w:rsidP="00E064CD">
            <w:pPr>
              <w:spacing w:after="0"/>
              <w:jc w:val="left"/>
            </w:pPr>
            <w:r>
              <w:t>Board: $85 - $100</w:t>
            </w:r>
          </w:p>
        </w:tc>
      </w:tr>
      <w:tr w:rsidR="008051DE" w14:paraId="29CEB06D"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A80D1D2"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5AFE1D1C" w14:textId="77777777" w:rsidR="008051DE" w:rsidRDefault="008051DE" w:rsidP="00E064C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61AFA15F" w14:textId="77777777" w:rsidR="008051DE" w:rsidRDefault="008051DE" w:rsidP="00E064CD">
            <w:pPr>
              <w:spacing w:after="0"/>
              <w:jc w:val="left"/>
              <w:rPr>
                <w:color w:val="000000"/>
              </w:rPr>
            </w:pPr>
            <w:r>
              <w:rPr>
                <w:color w:val="000000"/>
              </w:rPr>
              <w:t>FPGA: 0°C to +85°C</w:t>
            </w:r>
          </w:p>
        </w:tc>
      </w:tr>
      <w:tr w:rsidR="008051DE" w14:paraId="734D1C37"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953032F"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0AE2E1F" w14:textId="77777777" w:rsidR="008051DE" w:rsidRDefault="008051DE" w:rsidP="00E064C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352BFB1B" w14:textId="77777777" w:rsidR="008051DE" w:rsidRDefault="008051DE" w:rsidP="00E064CD">
            <w:pPr>
              <w:spacing w:after="0"/>
              <w:jc w:val="left"/>
              <w:rPr>
                <w:color w:val="000000"/>
              </w:rPr>
            </w:pPr>
            <w:r>
              <w:rPr>
                <w:color w:val="000000"/>
              </w:rPr>
              <w:t xml:space="preserve">Board: maximum 600 mA @ 3 V </w:t>
            </w:r>
          </w:p>
        </w:tc>
      </w:tr>
      <w:tr w:rsidR="008051DE" w14:paraId="3A748266"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040546A"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6EF3546D" w14:textId="77777777" w:rsidR="008051DE" w:rsidRDefault="008051DE" w:rsidP="00E064C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07FAC56C" w14:textId="77777777" w:rsidR="008051DE" w:rsidRDefault="008051DE" w:rsidP="00E064CD">
            <w:pPr>
              <w:spacing w:after="0"/>
              <w:jc w:val="left"/>
              <w:rPr>
                <w:color w:val="000000"/>
              </w:rPr>
            </w:pPr>
            <w:r>
              <w:rPr>
                <w:color w:val="000000"/>
              </w:rPr>
              <w:t>Board: 3 in. wide x 4 in. length x 0.5 in. height</w:t>
            </w:r>
          </w:p>
        </w:tc>
      </w:tr>
      <w:tr w:rsidR="008051DE" w14:paraId="28D9E49C"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22BB4571"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563D759" w14:textId="77777777" w:rsidR="008051DE" w:rsidRDefault="008051DE" w:rsidP="00E064C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624915E5" w14:textId="77777777" w:rsidR="008051DE" w:rsidRDefault="008051DE" w:rsidP="00E064CD">
            <w:pPr>
              <w:spacing w:after="0"/>
              <w:jc w:val="left"/>
              <w:rPr>
                <w:color w:val="000000"/>
              </w:rPr>
            </w:pPr>
            <w:r>
              <w:rPr>
                <w:color w:val="000000"/>
              </w:rPr>
              <w:t>Board: 32 grams</w:t>
            </w:r>
          </w:p>
        </w:tc>
      </w:tr>
    </w:tbl>
    <w:p w14:paraId="4A23F629" w14:textId="77777777" w:rsidR="008051DE" w:rsidRPr="00242805" w:rsidRDefault="008051DE" w:rsidP="008051DE">
      <w:pPr>
        <w:pStyle w:val="Caption"/>
        <w:jc w:val="center"/>
        <w:rPr>
          <w:b w:val="0"/>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2</w:t>
      </w:r>
      <w:r w:rsidRPr="00242805">
        <w:rPr>
          <w:b w:val="0"/>
          <w:sz w:val="22"/>
          <w:szCs w:val="22"/>
        </w:rPr>
        <w:fldChar w:fldCharType="end"/>
      </w:r>
      <w:r w:rsidRPr="00242805">
        <w:rPr>
          <w:b w:val="0"/>
          <w:sz w:val="22"/>
          <w:szCs w:val="22"/>
        </w:rPr>
        <w:t>. Non-functional design constraints for test board.</w:t>
      </w:r>
    </w:p>
    <w:p w14:paraId="60A7534A" w14:textId="77777777" w:rsidR="008051DE" w:rsidRDefault="008051DE" w:rsidP="008051DE">
      <w:pPr>
        <w:pStyle w:val="SDTable"/>
        <w:shd w:val="solid" w:color="FFFFFF" w:fill="FFFFFF"/>
        <w:spacing w:after="0"/>
        <w:jc w:val="center"/>
        <w:rPr>
          <w:rFonts w:ascii="Times New Roman" w:hAnsi="Times New Roman"/>
        </w:rPr>
      </w:pPr>
    </w:p>
    <w:p w14:paraId="0E333A44" w14:textId="77777777" w:rsidR="008051DE" w:rsidRDefault="008051DE" w:rsidP="008051DE">
      <w:pPr>
        <w:pStyle w:val="Heading1"/>
        <w:numPr>
          <w:ilvl w:val="0"/>
          <w:numId w:val="27"/>
        </w:numPr>
        <w:textAlignment w:val="auto"/>
      </w:pPr>
      <w:bookmarkStart w:id="38" w:name="_Ref49480655"/>
      <w:bookmarkStart w:id="39" w:name="_Toc373771134"/>
      <w:r>
        <w:lastRenderedPageBreak/>
        <w:t>APPROACH</w:t>
      </w:r>
      <w:bookmarkEnd w:id="38"/>
      <w:bookmarkEnd w:id="39"/>
    </w:p>
    <w:p w14:paraId="5E4F0A42" w14:textId="77777777" w:rsidR="008051DE" w:rsidRDefault="008051DE" w:rsidP="008051DE">
      <w:pPr>
        <w:pStyle w:val="Heading2"/>
        <w:numPr>
          <w:ilvl w:val="1"/>
          <w:numId w:val="27"/>
        </w:numPr>
        <w:textAlignment w:val="auto"/>
      </w:pPr>
      <w:bookmarkStart w:id="40" w:name="_Toc373771135"/>
      <w:r>
        <w:t>Software Simulation Using Matlab/Simulink</w:t>
      </w:r>
      <w:bookmarkEnd w:id="40"/>
    </w:p>
    <w:p w14:paraId="194971BA" w14:textId="77777777" w:rsidR="008051DE" w:rsidRDefault="008051DE" w:rsidP="008051DE">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319CA7B1" w14:textId="77777777" w:rsidR="008051DE" w:rsidRDefault="008051DE" w:rsidP="008051DE">
      <w:r>
        <w:t>The remainder of the section is organized as follows, section 3.1.1 will consider the Simulink design of the Manchester encoder and decoder that is used in both the FSK and BPSK modems.  In section 3.1.2, the FSK and BPSK modems design is discussed.  Then in 3.1.3,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3.1.3.  Lastly, section 3.1.4 will conclude the Software simulation section by examining interleaving forward error correction and how it can be used to reduce the BER of the BPSK modem.</w:t>
      </w:r>
    </w:p>
    <w:p w14:paraId="61D9F0D7" w14:textId="77777777" w:rsidR="008051DE" w:rsidRDefault="008051DE" w:rsidP="008051DE">
      <w:pPr>
        <w:pStyle w:val="Heading3"/>
        <w:numPr>
          <w:ilvl w:val="2"/>
          <w:numId w:val="27"/>
        </w:numPr>
        <w:tabs>
          <w:tab w:val="left" w:pos="720"/>
        </w:tabs>
        <w:ind w:left="0"/>
        <w:textAlignment w:val="auto"/>
      </w:pPr>
      <w:bookmarkStart w:id="41" w:name="_Toc373771136"/>
      <w:r>
        <w:t>Manchester Encoder/Decoder</w:t>
      </w:r>
      <w:bookmarkEnd w:id="41"/>
    </w:p>
    <w:p w14:paraId="00F94326" w14:textId="77777777" w:rsidR="008051DE" w:rsidRDefault="008051DE" w:rsidP="008051DE">
      <w:pPr>
        <w:pStyle w:val="NormalWeb"/>
        <w:jc w:val="both"/>
        <w:rPr>
          <w:color w:val="000000"/>
        </w:rPr>
      </w:pPr>
      <w:r>
        <w:rPr>
          <w:color w:val="000000"/>
        </w:rPr>
        <w:t>The binary digits from the computer (TNC) are abstract values and need to be converted to tangible waveforms. In wireless communication, Manchester code has established itself as a standard signaling technic among the several others. Signal techniques are chosen depending on several criteria among those criteria, synchronization is an indispensable component of the receiver. Being that Manchester code contains such criteria improves the synchronization process, hence it is referred as a self-clocking signaling technic.</w:t>
      </w:r>
    </w:p>
    <w:p w14:paraId="7591B084" w14:textId="77777777" w:rsidR="008051DE" w:rsidRDefault="008051DE" w:rsidP="008051DE">
      <w:pPr>
        <w:pStyle w:val="NormalWeb"/>
        <w:rPr>
          <w:color w:val="000000"/>
        </w:rPr>
      </w:pPr>
    </w:p>
    <w:p w14:paraId="712D9C21" w14:textId="77777777" w:rsidR="008051DE" w:rsidRDefault="008051DE" w:rsidP="008051DE">
      <w:pPr>
        <w:pStyle w:val="NormalWeb"/>
        <w:jc w:val="both"/>
        <w:rPr>
          <w:color w:val="000000"/>
        </w:rPr>
      </w:pPr>
      <w:r>
        <w:rPr>
          <w:color w:val="000000"/>
        </w:rPr>
        <w:t xml:space="preserve">Manchester code is also not a complicated signal scheme to implement and needs few components to obtain a self-clocking behavior. This ease to implement has attracted the Amateur Radio community and also has made itself the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Pr>
          <w:color w:val="000000"/>
        </w:rPr>
        <w:t xml:space="preserve"> into negative and positive edges of a square waveform only during the falling edge of the clock. Therefore, transitions at the positive edges of the clock contain no information, Figure 15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Pr>
          <w:color w:val="000000"/>
        </w:rPr>
        <w:t>.</w:t>
      </w:r>
    </w:p>
    <w:p w14:paraId="7DCBA42E" w14:textId="77777777" w:rsidR="008051DE" w:rsidRDefault="008051DE" w:rsidP="008051DE">
      <w:pPr>
        <w:pStyle w:val="NormalWeb"/>
        <w:jc w:val="center"/>
        <w:rPr>
          <w:color w:val="000000"/>
        </w:rPr>
      </w:pPr>
      <w:r>
        <w:rPr>
          <w:noProof/>
        </w:rPr>
        <w:lastRenderedPageBreak/>
        <w:drawing>
          <wp:inline distT="0" distB="0" distL="0" distR="0" wp14:anchorId="093CD281" wp14:editId="7D64666B">
            <wp:extent cx="4619625" cy="3503295"/>
            <wp:effectExtent l="0" t="0" r="952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503295"/>
                    </a:xfrm>
                    <a:prstGeom prst="rect">
                      <a:avLst/>
                    </a:prstGeom>
                    <a:noFill/>
                    <a:ln>
                      <a:noFill/>
                    </a:ln>
                  </pic:spPr>
                </pic:pic>
              </a:graphicData>
            </a:graphic>
          </wp:inline>
        </w:drawing>
      </w:r>
    </w:p>
    <w:p w14:paraId="08668535"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15</w:t>
      </w:r>
      <w:r>
        <w:rPr>
          <w:b w:val="0"/>
        </w:rPr>
        <w:fldChar w:fldCharType="end"/>
      </w:r>
      <w:r>
        <w:rPr>
          <w:b w:val="0"/>
        </w:rPr>
        <w:t xml:space="preserve">. </w:t>
      </w:r>
      <w:r>
        <w:rPr>
          <w:b w:val="0"/>
          <w:color w:val="000000"/>
          <w:sz w:val="22"/>
        </w:rPr>
        <w:t xml:space="preserve">Manchester code based on the IEEE 80.3 standard for Ethernet </w:t>
      </w:r>
      <w:r>
        <w:rPr>
          <w:b w:val="0"/>
          <w:color w:val="000000"/>
          <w:sz w:val="18"/>
        </w:rPr>
        <w:t>(IEEE, 2012)</w:t>
      </w:r>
    </w:p>
    <w:p w14:paraId="6010E58B" w14:textId="77777777" w:rsidR="008051DE" w:rsidRDefault="008051DE" w:rsidP="008051DE">
      <w:pPr>
        <w:pStyle w:val="NormalWeb"/>
        <w:rPr>
          <w:color w:val="000000"/>
        </w:rPr>
      </w:pPr>
    </w:p>
    <w:p w14:paraId="0342F48B" w14:textId="77777777" w:rsidR="008051DE" w:rsidRDefault="008051DE" w:rsidP="008051DE">
      <w:pPr>
        <w:pStyle w:val="NormalWeb"/>
        <w:jc w:val="both"/>
        <w:rPr>
          <w:color w:val="000000"/>
        </w:rPr>
      </w:pPr>
      <w:r>
        <w:rPr>
          <w:color w:val="000000"/>
        </w:rPr>
        <w:t>Implementing the Manchester code can be done either using switches or the XOR logical operator (</w:t>
      </w:r>
      <m:oMath>
        <m:r>
          <w:rPr>
            <w:rFonts w:ascii="Cambria Math" w:hAnsi="Cambria Math"/>
            <w:color w:val="000000"/>
          </w:rPr>
          <m:t>⊗</m:t>
        </m:r>
      </m:oMath>
      <w:r>
        <w:rPr>
          <w:color w:val="000000"/>
        </w:rPr>
        <w:t xml:space="preserve">) as depicted in the Figure 15(left).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3AAC3351" w14:textId="77777777" w:rsidR="008051DE" w:rsidRDefault="008051DE" w:rsidP="008051DE">
      <w:pPr>
        <w:pStyle w:val="NormalWeb"/>
        <w:jc w:val="both"/>
        <w:rPr>
          <w:color w:val="000000"/>
        </w:rPr>
      </w:pPr>
    </w:p>
    <w:p w14:paraId="7B397474" w14:textId="77777777" w:rsidR="008051DE" w:rsidRDefault="008051DE" w:rsidP="008051DE">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663588AA" w14:textId="77777777" w:rsidR="008051DE" w:rsidRDefault="008051DE" w:rsidP="008051DE">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Pr>
          <w:color w:val="000000"/>
        </w:rPr>
        <w:t xml:space="preserve"> </w:t>
      </w:r>
    </w:p>
    <w:p w14:paraId="2EC8CBC8" w14:textId="77777777" w:rsidR="008051DE" w:rsidRDefault="008051DE" w:rsidP="008051DE">
      <w:pPr>
        <w:pStyle w:val="NormalWeb"/>
        <w:ind w:left="3600"/>
        <w:rPr>
          <w:color w:val="000000"/>
        </w:rPr>
      </w:pPr>
    </w:p>
    <w:p w14:paraId="683E9251" w14:textId="77777777" w:rsidR="008051DE" w:rsidRDefault="008051DE" w:rsidP="008051DE">
      <w:pPr>
        <w:pStyle w:val="NormalWeb"/>
        <w:rPr>
          <w:color w:val="000000"/>
        </w:rPr>
      </w:pPr>
      <w:r>
        <w:rPr>
          <w:color w:val="000000"/>
        </w:rPr>
        <w:t>Where the latter is referred as the Manchester code- Leveled.</w:t>
      </w:r>
    </w:p>
    <w:p w14:paraId="43802563" w14:textId="77777777" w:rsidR="008051DE" w:rsidRDefault="008051DE" w:rsidP="008051DE">
      <w:pPr>
        <w:jc w:val="center"/>
        <w:rPr>
          <w:noProof/>
          <w:sz w:val="24"/>
          <w:szCs w:val="24"/>
        </w:rPr>
      </w:pPr>
    </w:p>
    <w:p w14:paraId="26271963" w14:textId="77777777" w:rsidR="008051DE" w:rsidRDefault="008051DE" w:rsidP="008051DE">
      <w:pPr>
        <w:jc w:val="center"/>
        <w:rPr>
          <w:b/>
          <w:noProof/>
          <w:sz w:val="24"/>
          <w:szCs w:val="24"/>
        </w:rPr>
      </w:pPr>
      <w:r>
        <w:rPr>
          <w:noProof/>
          <w:sz w:val="24"/>
          <w:szCs w:val="24"/>
        </w:rPr>
        <w:drawing>
          <wp:inline distT="0" distB="0" distL="0" distR="0" wp14:anchorId="0FBA029F" wp14:editId="6E034907">
            <wp:extent cx="2933065" cy="166243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l="3069" t="12685" r="2414" b="5106"/>
                    <a:stretch>
                      <a:fillRect/>
                    </a:stretch>
                  </pic:blipFill>
                  <pic:spPr bwMode="auto">
                    <a:xfrm>
                      <a:off x="0" y="0"/>
                      <a:ext cx="2933065" cy="1662430"/>
                    </a:xfrm>
                    <a:prstGeom prst="rect">
                      <a:avLst/>
                    </a:prstGeom>
                    <a:noFill/>
                    <a:ln>
                      <a:noFill/>
                    </a:ln>
                  </pic:spPr>
                </pic:pic>
              </a:graphicData>
            </a:graphic>
          </wp:inline>
        </w:drawing>
      </w:r>
      <w:r>
        <w:rPr>
          <w:noProof/>
          <w:sz w:val="24"/>
          <w:szCs w:val="24"/>
        </w:rPr>
        <w:drawing>
          <wp:inline distT="0" distB="0" distL="0" distR="0" wp14:anchorId="0F158563" wp14:editId="47AAD38C">
            <wp:extent cx="2814320" cy="1805305"/>
            <wp:effectExtent l="0" t="0" r="508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l="2367" t="4929" r="1331" b="4893"/>
                    <a:stretch>
                      <a:fillRect/>
                    </a:stretch>
                  </pic:blipFill>
                  <pic:spPr bwMode="auto">
                    <a:xfrm>
                      <a:off x="0" y="0"/>
                      <a:ext cx="2814320" cy="1805305"/>
                    </a:xfrm>
                    <a:prstGeom prst="rect">
                      <a:avLst/>
                    </a:prstGeom>
                    <a:noFill/>
                    <a:ln>
                      <a:noFill/>
                    </a:ln>
                  </pic:spPr>
                </pic:pic>
              </a:graphicData>
            </a:graphic>
          </wp:inline>
        </w:drawing>
      </w:r>
    </w:p>
    <w:p w14:paraId="4505BD50"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16</w:t>
      </w:r>
      <w:r>
        <w:rPr>
          <w:b w:val="0"/>
        </w:rPr>
        <w:fldChar w:fldCharType="end"/>
      </w:r>
      <w:r>
        <w:rPr>
          <w:b w:val="0"/>
        </w:rPr>
        <w:t xml:space="preserve">. </w:t>
      </w:r>
      <w:r>
        <w:rPr>
          <w:b w:val="0"/>
          <w:color w:val="000000"/>
          <w:sz w:val="22"/>
        </w:rPr>
        <w:t>Manchester encoder using an XOR gate (left) Multiplexer (right)</w:t>
      </w:r>
    </w:p>
    <w:p w14:paraId="083C7172" w14:textId="77777777" w:rsidR="008051DE" w:rsidRDefault="008051DE" w:rsidP="008051DE">
      <w:pPr>
        <w:pStyle w:val="NormalWeb"/>
        <w:jc w:val="center"/>
        <w:rPr>
          <w:color w:val="000000"/>
        </w:rPr>
      </w:pPr>
    </w:p>
    <w:p w14:paraId="11D8CB8E" w14:textId="77777777" w:rsidR="008051DE" w:rsidRDefault="008051DE" w:rsidP="008051DE">
      <w:pPr>
        <w:pStyle w:val="NormalWeb"/>
        <w:ind w:firstLine="720"/>
        <w:rPr>
          <w:color w:val="000000"/>
        </w:rPr>
      </w:pPr>
      <w:r>
        <w:rPr>
          <w:color w:val="000000"/>
        </w:rPr>
        <w:t>At the receiver, the data must also be decoded to extract the information from the coded signal. The decoder is done using the Manchester code basis function denoted as</w:t>
      </w:r>
      <m:oMath>
        <m:r>
          <w:rPr>
            <w:rFonts w:ascii="Cambria Math" w:hAnsi="Cambria Math"/>
            <w:color w:val="000000"/>
          </w:rPr>
          <m:t xml:space="preserve"> φ(t)</m:t>
        </m:r>
      </m:oMath>
      <w:r>
        <w:rPr>
          <w:color w:val="000000"/>
        </w:rPr>
        <w:t>. Decoding the Manchester code yields very accurate results due its efficient geometrical properties. The correlation coefficient between the two signaling waveforms equals to</w:t>
      </w:r>
      <m:oMath>
        <m:r>
          <w:rPr>
            <w:rFonts w:ascii="Cambria Math" w:hAnsi="Cambria Math"/>
            <w:color w:val="000000"/>
          </w:rPr>
          <m:t xml:space="preserve"> ρ = -1</m:t>
        </m:r>
      </m:oMath>
      <w:r>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4505AF59" w14:textId="77777777" w:rsidR="008051DE" w:rsidRDefault="008051DE" w:rsidP="008051DE">
      <w:pPr>
        <w:pStyle w:val="NormalWeb"/>
        <w:rPr>
          <w:color w:val="000000"/>
        </w:rPr>
      </w:pPr>
    </w:p>
    <w:p w14:paraId="0624BBFB" w14:textId="77777777" w:rsidR="008051DE" w:rsidRDefault="008051DE" w:rsidP="008051DE">
      <w:pPr>
        <w:jc w:val="center"/>
        <w:rPr>
          <w:b/>
          <w:noProof/>
          <w:sz w:val="24"/>
          <w:szCs w:val="24"/>
        </w:rPr>
      </w:pPr>
      <w:r>
        <w:rPr>
          <w:noProof/>
          <w:sz w:val="24"/>
          <w:szCs w:val="24"/>
        </w:rPr>
        <w:drawing>
          <wp:inline distT="0" distB="0" distL="0" distR="0" wp14:anchorId="7F827E9E" wp14:editId="4C406EA8">
            <wp:extent cx="5415280" cy="2517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280" cy="2517775"/>
                    </a:xfrm>
                    <a:prstGeom prst="rect">
                      <a:avLst/>
                    </a:prstGeom>
                    <a:noFill/>
                    <a:ln>
                      <a:noFill/>
                    </a:ln>
                  </pic:spPr>
                </pic:pic>
              </a:graphicData>
            </a:graphic>
          </wp:inline>
        </w:drawing>
      </w:r>
    </w:p>
    <w:p w14:paraId="4A4C4D12" w14:textId="77777777" w:rsidR="008051DE" w:rsidRDefault="008051DE" w:rsidP="008051DE">
      <w:pPr>
        <w:pStyle w:val="Caption"/>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17</w:t>
      </w:r>
      <w:r>
        <w:rPr>
          <w:b w:val="0"/>
          <w:sz w:val="22"/>
        </w:rPr>
        <w:fldChar w:fldCharType="end"/>
      </w:r>
      <w:r>
        <w:rPr>
          <w:b w:val="0"/>
          <w:noProof/>
          <w:sz w:val="22"/>
          <w:szCs w:val="24"/>
        </w:rPr>
        <w:t>.</w:t>
      </w:r>
      <w:r>
        <w:rPr>
          <w:b w:val="0"/>
          <w:sz w:val="22"/>
        </w:rPr>
        <w:t xml:space="preserve"> The decoder for the baseband Manchester is illustrated above, where the product block and the integrate and dump make up the corellation receiver for the Manchester code.</w:t>
      </w:r>
    </w:p>
    <w:p w14:paraId="6C3590EA" w14:textId="77777777" w:rsidR="008051DE" w:rsidRDefault="008051DE" w:rsidP="008051DE">
      <w:pPr>
        <w:jc w:val="center"/>
        <w:rPr>
          <w:noProof/>
          <w:sz w:val="24"/>
          <w:szCs w:val="24"/>
        </w:rPr>
      </w:pPr>
      <w:r>
        <w:rPr>
          <w:noProof/>
          <w:sz w:val="24"/>
          <w:szCs w:val="24"/>
        </w:rPr>
        <w:drawing>
          <wp:inline distT="0" distB="0" distL="0" distR="0" wp14:anchorId="5EE1F53A" wp14:editId="1D8995E1">
            <wp:extent cx="5034915" cy="2647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l="7854" t="2350" r="7372" b="4318"/>
                    <a:stretch>
                      <a:fillRect/>
                    </a:stretch>
                  </pic:blipFill>
                  <pic:spPr bwMode="auto">
                    <a:xfrm>
                      <a:off x="0" y="0"/>
                      <a:ext cx="5034915" cy="2647950"/>
                    </a:xfrm>
                    <a:prstGeom prst="rect">
                      <a:avLst/>
                    </a:prstGeom>
                    <a:noFill/>
                    <a:ln>
                      <a:noFill/>
                    </a:ln>
                  </pic:spPr>
                </pic:pic>
              </a:graphicData>
            </a:graphic>
          </wp:inline>
        </w:drawing>
      </w:r>
    </w:p>
    <w:p w14:paraId="5E0557FE"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18</w:t>
      </w:r>
      <w:r>
        <w:rPr>
          <w:b w:val="0"/>
          <w:sz w:val="22"/>
        </w:rPr>
        <w:fldChar w:fldCharType="end"/>
      </w:r>
      <w:r>
        <w:rPr>
          <w:b w:val="0"/>
          <w:noProof/>
          <w:sz w:val="22"/>
          <w:szCs w:val="24"/>
        </w:rPr>
        <w:t>.</w:t>
      </w:r>
      <w:r>
        <w:rPr>
          <w:b w:val="0"/>
          <w:sz w:val="22"/>
        </w:rPr>
        <w:t xml:space="preserve"> Results of the Manchester code</w:t>
      </w:r>
    </w:p>
    <w:p w14:paraId="0E0D9633" w14:textId="77777777" w:rsidR="008051DE" w:rsidRDefault="008051DE" w:rsidP="008051DE">
      <w:pPr>
        <w:jc w:val="center"/>
        <w:rPr>
          <w:noProof/>
          <w:sz w:val="24"/>
          <w:szCs w:val="24"/>
        </w:rPr>
      </w:pPr>
      <w:r>
        <w:rPr>
          <w:noProof/>
          <w:sz w:val="24"/>
          <w:szCs w:val="24"/>
        </w:rPr>
        <w:lastRenderedPageBreak/>
        <w:drawing>
          <wp:inline distT="0" distB="0" distL="0" distR="0" wp14:anchorId="42478A1E" wp14:editId="4D8A6F46">
            <wp:extent cx="4975860" cy="2719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l="8653" r="7692" b="3984"/>
                    <a:stretch>
                      <a:fillRect/>
                    </a:stretch>
                  </pic:blipFill>
                  <pic:spPr bwMode="auto">
                    <a:xfrm>
                      <a:off x="0" y="0"/>
                      <a:ext cx="4975860" cy="2719705"/>
                    </a:xfrm>
                    <a:prstGeom prst="rect">
                      <a:avLst/>
                    </a:prstGeom>
                    <a:noFill/>
                    <a:ln>
                      <a:noFill/>
                    </a:ln>
                  </pic:spPr>
                </pic:pic>
              </a:graphicData>
            </a:graphic>
          </wp:inline>
        </w:drawing>
      </w:r>
    </w:p>
    <w:p w14:paraId="3A47DDB9"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19</w:t>
      </w:r>
      <w:r>
        <w:rPr>
          <w:b w:val="0"/>
          <w:sz w:val="22"/>
        </w:rPr>
        <w:fldChar w:fldCharType="end"/>
      </w:r>
      <w:r>
        <w:rPr>
          <w:b w:val="0"/>
          <w:noProof/>
          <w:sz w:val="22"/>
          <w:szCs w:val="24"/>
        </w:rPr>
        <w:t>.</w:t>
      </w:r>
      <w:r>
        <w:rPr>
          <w:b w:val="0"/>
          <w:sz w:val="22"/>
        </w:rPr>
        <w:t xml:space="preserve"> Results of the Manchester decoding</w:t>
      </w:r>
    </w:p>
    <w:p w14:paraId="7211C8B6" w14:textId="77777777" w:rsidR="008051DE" w:rsidRDefault="008051DE" w:rsidP="008051DE">
      <w:pPr>
        <w:pStyle w:val="Heading3"/>
        <w:numPr>
          <w:ilvl w:val="2"/>
          <w:numId w:val="27"/>
        </w:numPr>
        <w:tabs>
          <w:tab w:val="left" w:pos="720"/>
        </w:tabs>
        <w:ind w:left="0"/>
        <w:textAlignment w:val="auto"/>
      </w:pPr>
      <w:bookmarkStart w:id="42" w:name="_Toc373771137"/>
      <w:r>
        <w:t>Modulation of FSK and BPSK</w:t>
      </w:r>
      <w:bookmarkEnd w:id="42"/>
    </w:p>
    <w:p w14:paraId="2F4DEB66" w14:textId="77777777" w:rsidR="008051DE" w:rsidRDefault="008051DE" w:rsidP="008051DE">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represented mathematically as shown in equation (6).</w:t>
      </w:r>
    </w:p>
    <w:p w14:paraId="5B4C7681"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1F6B1386" w14:textId="77777777" w:rsidR="008051DE" w:rsidRDefault="008051DE" w:rsidP="008051DE">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9D8BB4B"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3A960E41" w14:textId="77777777" w:rsidR="008051DE" w:rsidRDefault="008051DE" w:rsidP="008051DE">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can be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implementation is illustrated by the Simulink model in Figure 20.</w:t>
      </w:r>
    </w:p>
    <w:p w14:paraId="29AD9D92" w14:textId="77777777" w:rsidR="008051DE" w:rsidRDefault="008051DE" w:rsidP="008051DE">
      <w:pPr>
        <w:rPr>
          <w:szCs w:val="22"/>
        </w:rPr>
      </w:pPr>
    </w:p>
    <w:p w14:paraId="0482A83C" w14:textId="77777777" w:rsidR="008051DE" w:rsidRDefault="008051DE" w:rsidP="008051DE">
      <w:pPr>
        <w:jc w:val="center"/>
        <w:rPr>
          <w:szCs w:val="22"/>
        </w:rPr>
      </w:pPr>
      <w:r>
        <w:rPr>
          <w:noProof/>
        </w:rPr>
        <w:drawing>
          <wp:inline distT="0" distB="0" distL="0" distR="0" wp14:anchorId="52DBAA1E" wp14:editId="501A2AFF">
            <wp:extent cx="4322445" cy="1805305"/>
            <wp:effectExtent l="0" t="0" r="190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l="21153" t="32497" r="21313" b="24744"/>
                    <a:stretch>
                      <a:fillRect/>
                    </a:stretch>
                  </pic:blipFill>
                  <pic:spPr bwMode="auto">
                    <a:xfrm>
                      <a:off x="0" y="0"/>
                      <a:ext cx="4322445" cy="1805305"/>
                    </a:xfrm>
                    <a:prstGeom prst="rect">
                      <a:avLst/>
                    </a:prstGeom>
                    <a:noFill/>
                    <a:ln>
                      <a:noFill/>
                    </a:ln>
                  </pic:spPr>
                </pic:pic>
              </a:graphicData>
            </a:graphic>
          </wp:inline>
        </w:drawing>
      </w:r>
    </w:p>
    <w:p w14:paraId="237CB022" w14:textId="77777777" w:rsidR="008051DE" w:rsidRPr="00F83A07" w:rsidRDefault="008051DE" w:rsidP="008051DE">
      <w:pPr>
        <w:rPr>
          <w:szCs w:val="22"/>
        </w:rPr>
      </w:pPr>
      <w:r w:rsidRPr="00F83A07">
        <w:rPr>
          <w:szCs w:val="22"/>
        </w:rPr>
        <w:lastRenderedPageBreak/>
        <w:t xml:space="preserve">Figure </w:t>
      </w:r>
      <w:r w:rsidRPr="00F83A07">
        <w:rPr>
          <w:szCs w:val="22"/>
        </w:rPr>
        <w:fldChar w:fldCharType="begin"/>
      </w:r>
      <w:r w:rsidRPr="00F83A07">
        <w:rPr>
          <w:szCs w:val="22"/>
        </w:rPr>
        <w:instrText xml:space="preserve"> SEQ Figure \* ARABIC </w:instrText>
      </w:r>
      <w:r w:rsidRPr="00F83A07">
        <w:rPr>
          <w:szCs w:val="22"/>
        </w:rPr>
        <w:fldChar w:fldCharType="separate"/>
      </w:r>
      <w:r w:rsidRPr="00F83A07">
        <w:rPr>
          <w:noProof/>
          <w:szCs w:val="22"/>
        </w:rPr>
        <w:t>20</w:t>
      </w:r>
      <w:r w:rsidRPr="00F83A07">
        <w:rPr>
          <w:szCs w:val="22"/>
        </w:rPr>
        <w:fldChar w:fldCharType="end"/>
      </w:r>
      <w:r w:rsidRPr="00F83A07">
        <w:rPr>
          <w:szCs w:val="22"/>
        </w:rPr>
        <w:t>.  BPSK modulator that uses the Manchester data stream to gate two antipodal sinusoidal carriers that result in the BPSK modulated signal.</w:t>
      </w:r>
    </w:p>
    <w:p w14:paraId="017DD3E2" w14:textId="77777777" w:rsidR="008051DE" w:rsidRDefault="008051DE" w:rsidP="008051DE">
      <w:pPr>
        <w:rPr>
          <w:szCs w:val="22"/>
        </w:rPr>
      </w:pPr>
      <w:r>
        <w:rPr>
          <w:szCs w:val="22"/>
        </w:rPr>
        <w:t>Figure 21 below presents one particular simulation that illustrates the operation of the BPSK modulator.  When the input Manchester code is ‘high’, the positive sine wave is transmitted and when the input is ‘low’, the negative sine wave is transmitted.</w:t>
      </w:r>
    </w:p>
    <w:p w14:paraId="53363C2C" w14:textId="77777777" w:rsidR="008051DE" w:rsidRDefault="008051DE" w:rsidP="008051DE">
      <w:pPr>
        <w:jc w:val="center"/>
        <w:rPr>
          <w:szCs w:val="22"/>
        </w:rPr>
      </w:pPr>
      <w:r>
        <w:rPr>
          <w:noProof/>
        </w:rPr>
        <w:drawing>
          <wp:inline distT="0" distB="0" distL="0" distR="0" wp14:anchorId="16F05A45" wp14:editId="1DC3D68B">
            <wp:extent cx="5735955" cy="2066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l="8493" t="13113" r="7211" b="33009"/>
                    <a:stretch>
                      <a:fillRect/>
                    </a:stretch>
                  </pic:blipFill>
                  <pic:spPr bwMode="auto">
                    <a:xfrm>
                      <a:off x="0" y="0"/>
                      <a:ext cx="5735955" cy="2066290"/>
                    </a:xfrm>
                    <a:prstGeom prst="rect">
                      <a:avLst/>
                    </a:prstGeom>
                    <a:noFill/>
                    <a:ln>
                      <a:noFill/>
                    </a:ln>
                  </pic:spPr>
                </pic:pic>
              </a:graphicData>
            </a:graphic>
          </wp:inline>
        </w:drawing>
      </w:r>
    </w:p>
    <w:p w14:paraId="62AF513B" w14:textId="77777777" w:rsidR="008051DE" w:rsidRPr="007B15AA" w:rsidRDefault="008051DE" w:rsidP="008051DE">
      <w:pPr>
        <w:pStyle w:val="Caption"/>
        <w:jc w:val="center"/>
        <w:rPr>
          <w:b w:val="0"/>
          <w:sz w:val="22"/>
          <w:szCs w:val="22"/>
        </w:rPr>
      </w:pPr>
      <w:r w:rsidRPr="007B15AA">
        <w:rPr>
          <w:b w:val="0"/>
          <w:sz w:val="22"/>
          <w:szCs w:val="22"/>
        </w:rPr>
        <w:t xml:space="preserve">Figure </w:t>
      </w:r>
      <w:r w:rsidRPr="007B15AA">
        <w:rPr>
          <w:b w:val="0"/>
          <w:sz w:val="22"/>
          <w:szCs w:val="22"/>
        </w:rPr>
        <w:fldChar w:fldCharType="begin"/>
      </w:r>
      <w:r w:rsidRPr="007B15AA">
        <w:rPr>
          <w:b w:val="0"/>
          <w:sz w:val="22"/>
          <w:szCs w:val="22"/>
        </w:rPr>
        <w:instrText xml:space="preserve"> SEQ Figure \* ARABIC </w:instrText>
      </w:r>
      <w:r w:rsidRPr="007B15AA">
        <w:rPr>
          <w:b w:val="0"/>
          <w:sz w:val="22"/>
          <w:szCs w:val="22"/>
        </w:rPr>
        <w:fldChar w:fldCharType="separate"/>
      </w:r>
      <w:r w:rsidRPr="007B15AA">
        <w:rPr>
          <w:b w:val="0"/>
          <w:noProof/>
          <w:sz w:val="22"/>
          <w:szCs w:val="22"/>
        </w:rPr>
        <w:t>21</w:t>
      </w:r>
      <w:r w:rsidRPr="007B15AA">
        <w:rPr>
          <w:b w:val="0"/>
          <w:sz w:val="22"/>
          <w:szCs w:val="22"/>
        </w:rPr>
        <w:fldChar w:fldCharType="end"/>
      </w:r>
      <w:r w:rsidRPr="007B15AA">
        <w:rPr>
          <w:b w:val="0"/>
          <w:sz w:val="22"/>
          <w:szCs w:val="22"/>
        </w:rPr>
        <w:t>.  The transmitted BPSK signal has 180 degree phase shifts that correspond to logic level transition of the Manchester coded data stream.</w:t>
      </w:r>
    </w:p>
    <w:p w14:paraId="7ACC234A" w14:textId="77777777" w:rsidR="008051DE" w:rsidRDefault="008051DE" w:rsidP="008051DE">
      <w:pPr>
        <w:rPr>
          <w:b/>
        </w:rPr>
      </w:pPr>
      <w:r>
        <w:rPr>
          <w:b/>
        </w:rPr>
        <w:t>FSK Modulation</w:t>
      </w:r>
    </w:p>
    <w:p w14:paraId="0472CC71" w14:textId="77777777" w:rsidR="008051DE" w:rsidRDefault="008051DE" w:rsidP="008051DE">
      <w:pPr>
        <w:rPr>
          <w:rFonts w:eastAsiaTheme="minorEastAsia"/>
        </w:rPr>
      </w:pPr>
      <w:r>
        <w:t>FSK 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5 can be used to obtain the behavior of the non-coherent modulator. In Simulink, the modulator is obtained using a Switch to obtain through the tone corresponding to the data transmitted. The signal is described to have a random phase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t>) modeled as a uniform random variable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szCs w:val="22"/>
        </w:rPr>
        <w:t xml:space="preserve"> at the start of the bit time</w:t>
      </w:r>
      <w:r>
        <w:rPr>
          <w:rFonts w:eastAsiaTheme="minorEastAsia"/>
        </w:rPr>
        <w:t>. Although non-coherent modulation may yield the lower error probability, engineers have favored the non- coherent modulator because of its simplicity and lack of complicated analog components (Wilk, 1995.) Therefore, the FSK modulation has been represented using the following equation to illustrate the relation between the phase and the frequency shift.</w:t>
      </w:r>
    </w:p>
    <w:p w14:paraId="4319B696" w14:textId="77777777" w:rsidR="008051DE"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m:t>
              </m:r>
              <m:r>
                <m:rPr>
                  <m:sty m:val="bi"/>
                </m:rPr>
                <w:rPr>
                  <w:rFonts w:ascii="Cambria Math" w:eastAsiaTheme="minorEastAsia" w:hAnsi="Cambria Math"/>
                  <w:sz w:val="22"/>
                  <w:szCs w:val="22"/>
                </w:rPr>
                <m:t>π</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C7E606C" w14:textId="77777777" w:rsidR="008051DE" w:rsidRPr="00F83A07" w:rsidRDefault="008051DE" w:rsidP="008051DE">
      <w:pPr>
        <w:rPr>
          <w:rFonts w:eastAsiaTheme="minorEastAsia"/>
        </w:rPr>
      </w:pPr>
      <w:r>
        <w:rPr>
          <w:rFonts w:eastAsiaTheme="minorEastAsia"/>
        </w:rPr>
        <w:t xml:space="preserve">By directly gating two different frequencies an FSK signal is generated according to the Bell 202 protocol </w:t>
      </w:r>
      <w:r w:rsidRPr="00F83A07">
        <w:rPr>
          <w:rFonts w:eastAsiaTheme="minorEastAsia"/>
        </w:rPr>
        <w:t>which states:</w:t>
      </w:r>
    </w:p>
    <w:p w14:paraId="2745F776" w14:textId="77777777" w:rsidR="008051DE" w:rsidRPr="00F83A07"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b w:val="0"/>
                  <w:i/>
                  <w:sz w:val="22"/>
                  <w:szCs w:val="22"/>
                </w:rPr>
              </m:ctrlPr>
            </m:dPr>
            <m:e>
              <m:eqArr>
                <m:eqArrPr>
                  <m:ctrlPr>
                    <w:rPr>
                      <w:rFonts w:ascii="Cambria Math" w:eastAsiaTheme="minorEastAsia" w:hAnsi="Cambria Math"/>
                      <w:b w:val="0"/>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1200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2200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23336BE" w14:textId="77777777" w:rsidR="008051DE" w:rsidRPr="00F83A07" w:rsidRDefault="008051DE" w:rsidP="008051DE">
      <w:pPr>
        <w:jc w:val="left"/>
        <w:rPr>
          <w:color w:val="000000"/>
        </w:rPr>
      </w:pPr>
      <w:r w:rsidRPr="00F83A07">
        <w:rPr>
          <w:color w:val="000000"/>
        </w:rPr>
        <w:t xml:space="preserve">The Bell 202 protocol can be illustrated using Figure </w:t>
      </w:r>
      <w:r>
        <w:rPr>
          <w:color w:val="000000"/>
        </w:rPr>
        <w:t>22</w:t>
      </w:r>
      <w:r w:rsidRPr="00F83A07">
        <w:rPr>
          <w:color w:val="000000"/>
        </w:rPr>
        <w:t xml:space="preserve"> top, which is obtained in Simulink using the switch illustrated in Figure </w:t>
      </w:r>
      <w:r>
        <w:rPr>
          <w:color w:val="000000"/>
        </w:rPr>
        <w:t>22</w:t>
      </w:r>
      <w:r w:rsidRPr="00F83A07">
        <w:rPr>
          <w:color w:val="000000"/>
        </w:rPr>
        <w:t>, bottom</w:t>
      </w:r>
    </w:p>
    <w:p w14:paraId="41C7FECD" w14:textId="77777777" w:rsidR="008051DE" w:rsidRDefault="008051DE" w:rsidP="008051DE">
      <w:pPr>
        <w:jc w:val="center"/>
      </w:pPr>
      <w:r w:rsidRPr="00F83A07">
        <w:rPr>
          <w:noProof/>
        </w:rPr>
        <w:lastRenderedPageBreak/>
        <w:drawing>
          <wp:inline distT="0" distB="0" distL="0" distR="0" wp14:anchorId="7D0A654A" wp14:editId="12DCBD13">
            <wp:extent cx="5943600" cy="5417296"/>
            <wp:effectExtent l="0" t="0" r="0" b="0"/>
            <wp:docPr id="3" name="Picture 3" descr="C:\Users\Cedric\Documents\SD.git\trunk\Documents\Figures\FSK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git\trunk\Documents\Figures\FSKmo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17296"/>
                    </a:xfrm>
                    <a:prstGeom prst="rect">
                      <a:avLst/>
                    </a:prstGeom>
                    <a:noFill/>
                    <a:ln>
                      <a:noFill/>
                    </a:ln>
                  </pic:spPr>
                </pic:pic>
              </a:graphicData>
            </a:graphic>
          </wp:inline>
        </w:drawing>
      </w:r>
    </w:p>
    <w:p w14:paraId="3086C7E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22</w:t>
      </w:r>
      <w:r>
        <w:rPr>
          <w:b w:val="0"/>
          <w:sz w:val="22"/>
          <w:szCs w:val="22"/>
        </w:rPr>
        <w:fldChar w:fldCharType="end"/>
      </w:r>
      <w:r>
        <w:rPr>
          <w:b w:val="0"/>
          <w:sz w:val="22"/>
          <w:szCs w:val="22"/>
        </w:rPr>
        <w:t>.</w:t>
      </w:r>
      <w:r>
        <w:rPr>
          <w:b w:val="0"/>
          <w:sz w:val="22"/>
        </w:rPr>
        <w:t xml:space="preserve"> BFSK non-coherently modulated using switches</w:t>
      </w:r>
    </w:p>
    <w:p w14:paraId="3DAFC30F" w14:textId="77777777" w:rsidR="008051DE" w:rsidRDefault="008051DE" w:rsidP="008051DE">
      <w:pPr>
        <w:rPr>
          <w:b/>
        </w:rPr>
      </w:pPr>
    </w:p>
    <w:p w14:paraId="1ADADDA2" w14:textId="77777777" w:rsidR="008051DE" w:rsidRDefault="008051DE" w:rsidP="008051DE">
      <w:pPr>
        <w:pStyle w:val="Heading3"/>
        <w:numPr>
          <w:ilvl w:val="2"/>
          <w:numId w:val="27"/>
        </w:numPr>
        <w:tabs>
          <w:tab w:val="left" w:pos="720"/>
        </w:tabs>
        <w:ind w:left="0"/>
        <w:textAlignment w:val="auto"/>
      </w:pPr>
      <w:bookmarkStart w:id="43" w:name="_Toc373771138"/>
      <w:r>
        <w:t>Coherent Demodulation of FSK and BPSK using Phase Lock Loops</w:t>
      </w:r>
      <w:bookmarkEnd w:id="43"/>
    </w:p>
    <w:p w14:paraId="597558C1" w14:textId="77777777" w:rsidR="008051DE" w:rsidRDefault="008051DE" w:rsidP="008051DE">
      <w:pPr>
        <w:rPr>
          <w:b/>
        </w:rPr>
      </w:pPr>
      <w:r>
        <w:rPr>
          <w:b/>
        </w:rPr>
        <w:t>PLL Design for Coherent FSK Demodulation</w:t>
      </w:r>
    </w:p>
    <w:p w14:paraId="05DADA34" w14:textId="77777777" w:rsidR="008051DE" w:rsidRPr="00A3036A" w:rsidRDefault="008051DE" w:rsidP="008051DE">
      <w:pPr>
        <w:pStyle w:val="NormalWeb"/>
        <w:jc w:val="both"/>
        <w:rPr>
          <w:color w:val="000000"/>
          <w:sz w:val="22"/>
        </w:rPr>
      </w:pPr>
      <w:r w:rsidRPr="00A3036A">
        <w:rPr>
          <w:color w:val="000000"/>
          <w:sz w:val="22"/>
        </w:rPr>
        <w:t>In every communication system demodulation is an essential element to complete the system. Recovering the data is done either coherently or non-coherently depending on the technic us</w:t>
      </w:r>
      <w:r>
        <w:rPr>
          <w:color w:val="000000"/>
          <w:sz w:val="22"/>
        </w:rPr>
        <w:t>ed</w:t>
      </w:r>
      <w:r w:rsidRPr="00A3036A">
        <w:rPr>
          <w:color w:val="000000"/>
          <w:sz w:val="22"/>
        </w:rPr>
        <w:t xml:space="preserve"> to modulate the two frequencies</w:t>
      </w:r>
      <w:r>
        <w:rPr>
          <w:color w:val="000000"/>
          <w:sz w:val="22"/>
        </w:rPr>
        <w:t xml:space="preserve"> (1200 Hz and 2200 Hz)</w:t>
      </w:r>
      <w:r w:rsidRPr="00A3036A">
        <w:rPr>
          <w:color w:val="000000"/>
          <w:sz w:val="22"/>
        </w:rPr>
        <w:t xml:space="preserve">. Because the receiver has no information on the transmitted data (in terms of the phase) the receiver must consider the transmitted phase of the transmitted signal. The non-coherent demodulator of Figure </w:t>
      </w:r>
      <w:r w:rsidRPr="00A3036A">
        <w:rPr>
          <w:color w:val="000000"/>
          <w:sz w:val="22"/>
          <w:szCs w:val="22"/>
        </w:rPr>
        <w:t>2</w:t>
      </w:r>
      <w:r>
        <w:rPr>
          <w:color w:val="000000"/>
          <w:sz w:val="22"/>
          <w:szCs w:val="22"/>
        </w:rPr>
        <w:t>3</w:t>
      </w:r>
      <w:r w:rsidRPr="00A3036A">
        <w:rPr>
          <w:color w:val="000000"/>
          <w:sz w:val="22"/>
        </w:rPr>
        <w:t xml:space="preserve">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w:t>
      </w:r>
      <w:r>
        <w:rPr>
          <w:color w:val="000000"/>
          <w:sz w:val="22"/>
        </w:rPr>
        <w:t xml:space="preserve"> between frequencies,</w:t>
      </w:r>
      <w:r w:rsidRPr="00A3036A">
        <w:rPr>
          <w:color w:val="000000"/>
          <w:sz w:val="22"/>
        </w:rPr>
        <w:t xml:space="preserve"> which will</w:t>
      </w:r>
      <w:r>
        <w:rPr>
          <w:color w:val="000000"/>
          <w:sz w:val="22"/>
        </w:rPr>
        <w:t xml:space="preserve"> evidently</w:t>
      </w:r>
      <w:r w:rsidRPr="00A3036A">
        <w:rPr>
          <w:color w:val="000000"/>
          <w:sz w:val="22"/>
        </w:rPr>
        <w:t xml:space="preserve"> complicate the demodulation process at the receiver. Hence the demodulator of the BFSK modem will consist of a </w:t>
      </w:r>
      <w:r>
        <w:rPr>
          <w:color w:val="000000"/>
          <w:sz w:val="22"/>
        </w:rPr>
        <w:t>coherent demodulator using a PL</w:t>
      </w:r>
      <w:r w:rsidRPr="00A3036A">
        <w:rPr>
          <w:color w:val="000000"/>
          <w:sz w:val="22"/>
        </w:rPr>
        <w:t xml:space="preserve">L </w:t>
      </w:r>
      <w:r w:rsidRPr="00A3036A">
        <w:rPr>
          <w:color w:val="000000"/>
          <w:sz w:val="22"/>
        </w:rPr>
        <w:lastRenderedPageBreak/>
        <w:t>to keep track of the random phases the signal may undergo. As discussed by (Lindsey et al) the</w:t>
      </w:r>
      <w:r>
        <w:rPr>
          <w:color w:val="000000"/>
          <w:sz w:val="22"/>
        </w:rPr>
        <w:t xml:space="preserve"> PLL estimates the frequency </w:t>
      </w:r>
      <w:r w:rsidRPr="00A3036A">
        <w:rPr>
          <w:color w:val="000000"/>
          <w:sz w:val="22"/>
        </w:rPr>
        <w:t>of the signal and outputs the correlation between the tone and the running frequency of the VCO.</w:t>
      </w:r>
    </w:p>
    <w:p w14:paraId="37F1BA8F" w14:textId="77777777" w:rsidR="008051DE" w:rsidRPr="00A3036A" w:rsidRDefault="008051DE" w:rsidP="008051DE">
      <w:pPr>
        <w:pStyle w:val="NormalWeb"/>
        <w:jc w:val="both"/>
        <w:rPr>
          <w:color w:val="000000"/>
          <w:sz w:val="22"/>
          <w:szCs w:val="22"/>
        </w:rPr>
      </w:pPr>
    </w:p>
    <w:p w14:paraId="4F8EC63B" w14:textId="77777777" w:rsidR="008051DE" w:rsidRDefault="008051DE" w:rsidP="008051DE">
      <w:pPr>
        <w:pStyle w:val="NormalWeb"/>
        <w:jc w:val="both"/>
        <w:rPr>
          <w:rFonts w:ascii="Calibri" w:hAnsi="Calibri"/>
          <w:color w:val="000000"/>
          <w:sz w:val="22"/>
        </w:rPr>
      </w:pPr>
      <w:r w:rsidRPr="00A3036A">
        <w:rPr>
          <w:color w:val="000000"/>
          <w:sz w:val="22"/>
        </w:rPr>
        <w:t xml:space="preserve">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w:t>
      </w:r>
      <m:oMath>
        <m:sSub>
          <m:sSubPr>
            <m:ctrlPr>
              <w:rPr>
                <w:rFonts w:ascii="Cambria Math" w:hAnsi="Cambria Math"/>
                <w:i/>
                <w:color w:val="000000"/>
                <w:sz w:val="22"/>
              </w:rPr>
            </m:ctrlPr>
          </m:sSubPr>
          <m:e>
            <m:r>
              <w:rPr>
                <w:rFonts w:ascii="Cambria Math" w:hAnsi="Cambria Math"/>
                <w:color w:val="000000"/>
                <w:sz w:val="22"/>
              </w:rPr>
              <m:t>K</m:t>
            </m:r>
          </m:e>
          <m:sub>
            <m:r>
              <w:rPr>
                <w:rFonts w:ascii="Cambria Math" w:hAnsi="Cambria Math"/>
                <w:color w:val="000000"/>
                <w:sz w:val="22"/>
              </w:rPr>
              <m:t>D</m:t>
            </m:r>
          </m:sub>
        </m:sSub>
      </m:oMath>
      <w:r w:rsidRPr="00A3036A">
        <w:rPr>
          <w:color w:val="000000"/>
          <w:sz w:val="22"/>
        </w:rPr>
        <w:t xml:space="preserve"> and then passed through a loop filter with wide enough to pass the modulated frequencies. The output of the loop filter is taken as the demodulated FSK and fed back to drive the VCO.</w:t>
      </w:r>
    </w:p>
    <w:p w14:paraId="3357ADCF" w14:textId="77777777" w:rsidR="008051DE" w:rsidRDefault="008051DE" w:rsidP="008051DE">
      <w:pPr>
        <w:pStyle w:val="NormalWeb"/>
        <w:jc w:val="both"/>
        <w:rPr>
          <w:rFonts w:ascii="Calibri" w:hAnsi="Calibri"/>
          <w:color w:val="000000"/>
          <w:sz w:val="22"/>
          <w:szCs w:val="22"/>
        </w:rPr>
      </w:pPr>
    </w:p>
    <w:p w14:paraId="45B3B903" w14:textId="77777777" w:rsidR="008051DE" w:rsidRDefault="008051DE" w:rsidP="008051DE">
      <w:pPr>
        <w:pStyle w:val="NormalWeb"/>
        <w:rPr>
          <w:rFonts w:ascii="Calibri" w:hAnsi="Calibri"/>
          <w:color w:val="000000"/>
          <w:sz w:val="22"/>
          <w:szCs w:val="22"/>
        </w:rPr>
      </w:pPr>
      <w:r>
        <w:rPr>
          <w:noProof/>
        </w:rPr>
        <w:drawing>
          <wp:inline distT="0" distB="0" distL="0" distR="0" wp14:anchorId="394E38AD" wp14:editId="08E11639">
            <wp:extent cx="5949315" cy="1983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9315" cy="1983105"/>
                    </a:xfrm>
                    <a:prstGeom prst="rect">
                      <a:avLst/>
                    </a:prstGeom>
                    <a:noFill/>
                    <a:ln>
                      <a:noFill/>
                    </a:ln>
                  </pic:spPr>
                </pic:pic>
              </a:graphicData>
            </a:graphic>
          </wp:inline>
        </w:drawing>
      </w:r>
    </w:p>
    <w:p w14:paraId="1ACD87A0"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23</w:t>
      </w:r>
      <w:r>
        <w:rPr>
          <w:b w:val="0"/>
          <w:sz w:val="22"/>
          <w:szCs w:val="22"/>
        </w:rPr>
        <w:fldChar w:fldCharType="end"/>
      </w:r>
      <w:r>
        <w:rPr>
          <w:b w:val="0"/>
          <w:color w:val="000000"/>
          <w:sz w:val="22"/>
          <w:szCs w:val="22"/>
        </w:rPr>
        <w:t>.</w:t>
      </w:r>
      <w:r>
        <w:rPr>
          <w:b w:val="0"/>
          <w:color w:val="000000"/>
          <w:sz w:val="22"/>
        </w:rPr>
        <w:t xml:space="preserve"> Model of the PLL for BFSK demodulation in Simulink</w:t>
      </w:r>
    </w:p>
    <w:p w14:paraId="59D8CF4E" w14:textId="77777777" w:rsidR="008051DE" w:rsidRDefault="008051DE" w:rsidP="008051DE">
      <w:pPr>
        <w:pStyle w:val="NormalWeb"/>
        <w:jc w:val="both"/>
        <w:rPr>
          <w:rFonts w:ascii="Calibri" w:hAnsi="Calibri"/>
          <w:color w:val="000000"/>
          <w:sz w:val="22"/>
          <w:szCs w:val="22"/>
        </w:rPr>
      </w:pPr>
    </w:p>
    <w:p w14:paraId="6D95B66E" w14:textId="77777777" w:rsidR="008051DE" w:rsidRPr="00A3036A" w:rsidRDefault="008051DE" w:rsidP="008051DE">
      <w:pPr>
        <w:pStyle w:val="NormalWeb"/>
        <w:jc w:val="both"/>
        <w:rPr>
          <w:color w:val="000000"/>
          <w:sz w:val="22"/>
          <w:szCs w:val="22"/>
        </w:rPr>
      </w:pPr>
      <w:r w:rsidRPr="00A3036A">
        <w:rPr>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sidRPr="00A3036A">
        <w:rPr>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w:t>
      </w:r>
      <w:r>
        <w:rPr>
          <w:color w:val="000000"/>
          <w:sz w:val="22"/>
          <w:szCs w:val="22"/>
        </w:rPr>
        <w:t>eled by the following equation:</w:t>
      </w:r>
    </w:p>
    <w:p w14:paraId="238484A9" w14:textId="77777777" w:rsidR="008051DE" w:rsidRPr="00A3036A" w:rsidRDefault="008051DE" w:rsidP="008051DE">
      <w:pPr>
        <w:pStyle w:val="Caption"/>
        <w:rPr>
          <w:rFonts w:ascii="Calibri" w:hAnsi="Calibri"/>
          <w:b w:val="0"/>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p"/>
            </m:rPr>
            <w:rPr>
              <w:rFonts w:ascii="Cambria Math" w:hAnsi="Cambria Math"/>
              <w:b w:val="0"/>
              <w:color w:val="000000"/>
              <w:sz w:val="22"/>
              <w:szCs w:val="22"/>
            </w:rPr>
            <w:fldChar w:fldCharType="begin"/>
          </m:r>
          <m:r>
            <m:rPr>
              <m:sty m:val="b"/>
            </m:rPr>
            <w:rPr>
              <w:rFonts w:ascii="Cambria Math" w:hAnsi="Cambria Math"/>
              <w:color w:val="000000"/>
              <w:sz w:val="22"/>
              <w:szCs w:val="22"/>
            </w:rPr>
            <m:t xml:space="preserve"> SEQ Equation \* ARABIC </m:t>
          </m:r>
          <m:r>
            <m:rPr>
              <m:sty m:val="p"/>
            </m:rPr>
            <w:rPr>
              <w:rFonts w:ascii="Cambria Math" w:hAnsi="Cambria Math"/>
              <w:b w:val="0"/>
              <w:color w:val="000000"/>
              <w:sz w:val="22"/>
              <w:szCs w:val="22"/>
            </w:rPr>
            <w:fldChar w:fldCharType="separate"/>
          </m:r>
          <m:r>
            <m:rPr>
              <m:sty m:val="b"/>
            </m:rPr>
            <w:rPr>
              <w:rFonts w:ascii="Cambria Math" w:hAnsi="Cambria Math"/>
              <w:noProof/>
              <w:color w:val="000000"/>
              <w:sz w:val="22"/>
              <w:szCs w:val="22"/>
            </w:rPr>
            <m:t>10</m:t>
          </m:r>
          <m:r>
            <m:rPr>
              <m:sty m:val="p"/>
            </m:rPr>
            <w:rPr>
              <w:rFonts w:ascii="Cambria Math" w:hAnsi="Cambria Math"/>
              <w:b w:val="0"/>
              <w:color w:val="000000"/>
              <w:sz w:val="22"/>
              <w:szCs w:val="22"/>
            </w:rPr>
            <w:fldChar w:fldCharType="end"/>
          </m:r>
          <m:r>
            <m:rPr>
              <m:sty m:val="b"/>
            </m:rPr>
            <w:rPr>
              <w:rFonts w:ascii="Cambria Math" w:hAnsi="Cambria Math"/>
              <w:color w:val="000000"/>
              <w:sz w:val="22"/>
              <w:szCs w:val="22"/>
            </w:rPr>
            <m:t xml:space="preserve">) </m:t>
          </m:r>
        </m:oMath>
      </m:oMathPara>
    </w:p>
    <w:p w14:paraId="2DE2140C" w14:textId="77777777" w:rsidR="008051DE" w:rsidRDefault="008051DE" w:rsidP="008051DE">
      <w:pPr>
        <w:pStyle w:val="NormalWeb"/>
        <w:jc w:val="both"/>
        <w:rPr>
          <w:rFonts w:ascii="Calibri" w:hAnsi="Calibri"/>
          <w:color w:val="000000"/>
          <w:sz w:val="22"/>
          <w:szCs w:val="22"/>
        </w:rPr>
      </w:pPr>
    </w:p>
    <w:p w14:paraId="5527E33B" w14:textId="77777777" w:rsidR="008051DE" w:rsidRPr="00A3036A" w:rsidRDefault="008051DE" w:rsidP="008051DE">
      <w:pPr>
        <w:pStyle w:val="NormalWeb"/>
        <w:jc w:val="both"/>
        <w:rPr>
          <w:color w:val="000000"/>
          <w:sz w:val="22"/>
          <w:szCs w:val="22"/>
        </w:rPr>
      </w:pPr>
      <w:r w:rsidRPr="00A3036A">
        <w:rPr>
          <w:color w:val="000000"/>
          <w:sz w:val="22"/>
          <w:szCs w:val="22"/>
        </w:rPr>
        <w:t xml:space="preserve">Where </w:t>
      </w:r>
      <m:oMath>
        <m:r>
          <w:rPr>
            <w:rFonts w:ascii="Cambria Math" w:hAnsi="Cambria Math"/>
            <w:color w:val="000000"/>
            <w:sz w:val="22"/>
            <w:szCs w:val="22"/>
          </w:rPr>
          <m:t>F(s)</m:t>
        </m:r>
      </m:oMath>
      <w:r w:rsidRPr="00A3036A">
        <w:rPr>
          <w:color w:val="000000"/>
          <w:sz w:val="22"/>
          <w:szCs w:val="22"/>
        </w:rPr>
        <w:t xml:space="preserve"> is the transfer funct</w:t>
      </w:r>
      <w:r>
        <w:rPr>
          <w:color w:val="000000"/>
          <w:sz w:val="22"/>
          <w:szCs w:val="22"/>
        </w:rPr>
        <w:t>ion of the desired Loop filter.</w:t>
      </w:r>
      <w:r w:rsidRPr="00A3036A">
        <w:rPr>
          <w:color w:val="000000"/>
          <w:sz w:val="22"/>
          <w:szCs w:val="22"/>
        </w:rPr>
        <w:t xml:space="preserve"> Then replacing </w:t>
      </w:r>
      <m:oMath>
        <m:r>
          <w:rPr>
            <w:rFonts w:ascii="Cambria Math" w:hAnsi="Cambria Math"/>
            <w:color w:val="000000"/>
            <w:sz w:val="22"/>
            <w:szCs w:val="22"/>
          </w:rPr>
          <m:t>F(s)</m:t>
        </m:r>
      </m:oMath>
      <w:r w:rsidRPr="00A3036A">
        <w:rPr>
          <w:color w:val="000000"/>
          <w:sz w:val="22"/>
          <w:szCs w:val="22"/>
        </w:rPr>
        <w:t xml:space="preserve"> with the transfer function of a Low pass filter yields the desired transfer function of the FSK PLL.</w:t>
      </w:r>
    </w:p>
    <w:p w14:paraId="76452439" w14:textId="77777777" w:rsidR="008051DE" w:rsidRDefault="008051DE" w:rsidP="008051DE">
      <w:pPr>
        <w:pStyle w:val="NormalWeb"/>
        <w:jc w:val="both"/>
        <w:rPr>
          <w:rFonts w:ascii="Calibri" w:hAnsi="Calibri"/>
          <w:color w:val="000000"/>
          <w:sz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58B9E16" w14:textId="77777777" w:rsidR="008051DE" w:rsidRDefault="008051DE" w:rsidP="008051DE">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b w:val="0"/>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683C83BD" w14:textId="77777777" w:rsidR="008051DE" w:rsidRDefault="008051DE" w:rsidP="008051DE">
      <w:pPr>
        <w:pStyle w:val="NormalWeb"/>
        <w:jc w:val="both"/>
        <w:rPr>
          <w:rFonts w:ascii="Calibri" w:hAnsi="Calibri"/>
          <w:color w:val="000000"/>
          <w:sz w:val="22"/>
          <w:szCs w:val="22"/>
        </w:rPr>
      </w:pPr>
    </w:p>
    <w:p w14:paraId="7496CA04" w14:textId="77777777" w:rsidR="008051DE" w:rsidRPr="00A3036A" w:rsidRDefault="008051DE" w:rsidP="008051DE">
      <w:pPr>
        <w:pStyle w:val="NormalWeb"/>
        <w:jc w:val="both"/>
        <w:rPr>
          <w:color w:val="000000"/>
          <w:sz w:val="22"/>
          <w:szCs w:val="22"/>
        </w:rPr>
      </w:pPr>
      <w:r w:rsidRPr="00A3036A">
        <w:rPr>
          <w:color w:val="000000"/>
          <w:sz w:val="22"/>
          <w:szCs w:val="22"/>
        </w:rPr>
        <w:t>Second order transfer functions are often represented using the mechanical terms ζ, the damping ratio and ω</w:t>
      </w:r>
      <w:r w:rsidRPr="00A3036A">
        <w:rPr>
          <w:color w:val="000000"/>
          <w:sz w:val="22"/>
          <w:szCs w:val="22"/>
          <w:vertAlign w:val="subscript"/>
        </w:rPr>
        <w:t xml:space="preserve">n </w:t>
      </w:r>
      <w:r w:rsidRPr="00A3036A">
        <w:rPr>
          <w:color w:val="000000"/>
          <w:sz w:val="22"/>
          <w:szCs w:val="22"/>
        </w:rPr>
        <w:t>the natural frequencies.</w:t>
      </w:r>
    </w:p>
    <w:p w14:paraId="57D0EBEB" w14:textId="77777777" w:rsidR="008051DE" w:rsidRDefault="008051DE" w:rsidP="008051DE">
      <w:pPr>
        <w:pStyle w:val="Caption"/>
        <w:rPr>
          <w:rFonts w:ascii="Calibri" w:hAnsi="Calibri"/>
          <w:color w:val="000000"/>
          <w:sz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 xml:space="preserve">) </m:t>
          </m:r>
        </m:oMath>
      </m:oMathPara>
    </w:p>
    <w:p w14:paraId="04F788F1" w14:textId="77777777" w:rsidR="008051DE" w:rsidRDefault="008051DE" w:rsidP="008051DE">
      <w:pPr>
        <w:pStyle w:val="NormalWeb"/>
        <w:jc w:val="both"/>
        <w:rPr>
          <w:rFonts w:ascii="Calibri" w:hAnsi="Calibri"/>
          <w:color w:val="000000"/>
          <w:sz w:val="22"/>
          <w:szCs w:val="22"/>
        </w:rPr>
      </w:pPr>
    </w:p>
    <w:p w14:paraId="274D2E9D" w14:textId="77777777" w:rsidR="008051DE" w:rsidRPr="00A3036A" w:rsidRDefault="008051DE" w:rsidP="008051DE">
      <w:pPr>
        <w:pStyle w:val="NormalWeb"/>
        <w:jc w:val="both"/>
        <w:rPr>
          <w:color w:val="000000"/>
          <w:sz w:val="22"/>
          <w:szCs w:val="22"/>
        </w:rPr>
      </w:pPr>
      <w:r w:rsidRPr="00A3036A">
        <w:rPr>
          <w:color w:val="000000"/>
          <w:sz w:val="22"/>
          <w:szCs w:val="22"/>
        </w:rPr>
        <w:t xml:space="preserve">Optimizing the system in terms of the settling time we see that the loop filter must have a wide bandwidth </w:t>
      </w:r>
    </w:p>
    <w:p w14:paraId="57020531" w14:textId="77777777" w:rsidR="008051DE" w:rsidRPr="00A3036A" w:rsidRDefault="008051DE" w:rsidP="008051DE">
      <w:pPr>
        <w:pStyle w:val="NormalWeb"/>
        <w:jc w:val="both"/>
        <w:rPr>
          <w:color w:val="000000"/>
          <w:sz w:val="22"/>
          <w:szCs w:val="22"/>
        </w:rPr>
      </w:pPr>
      <w:r w:rsidRPr="00A3036A">
        <w:rPr>
          <w:color w:val="000000"/>
          <w:sz w:val="22"/>
          <w:szCs w:val="22"/>
        </w:rPr>
        <w:t>to obtain an appropriate settling time since:</w:t>
      </w:r>
    </w:p>
    <w:p w14:paraId="038DFF92" w14:textId="77777777" w:rsidR="008051DE" w:rsidRDefault="008051DE" w:rsidP="008051DE">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7992448D" w14:textId="77777777" w:rsidR="008051DE" w:rsidRPr="00A3036A" w:rsidRDefault="008051DE" w:rsidP="008051DE">
      <w:pPr>
        <w:pStyle w:val="NormalWeb"/>
        <w:jc w:val="both"/>
        <w:rPr>
          <w:color w:val="000000"/>
          <w:sz w:val="22"/>
          <w:szCs w:val="22"/>
        </w:rPr>
      </w:pPr>
      <w:r w:rsidRPr="00A3036A">
        <w:rPr>
          <w:color w:val="000000"/>
          <w:sz w:val="22"/>
          <w:szCs w:val="22"/>
        </w:rPr>
        <w:t xml:space="preserve">Therefore, the cut-off frequency of the low-pass filter was set at frequency 20 times greater that of the </w:t>
      </w:r>
      <w:r w:rsidRPr="00A3036A">
        <w:rPr>
          <w:color w:val="000000"/>
          <w:sz w:val="22"/>
          <w:szCs w:val="22"/>
        </w:rPr>
        <w:br/>
        <w:t>bit rate:</w:t>
      </w:r>
    </w:p>
    <w:p w14:paraId="7B5CBE1E" w14:textId="77777777" w:rsidR="008051DE" w:rsidRDefault="00C32343" w:rsidP="008051DE">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2FF6907E" w14:textId="77777777" w:rsidR="008051DE" w:rsidRDefault="008051DE" w:rsidP="008051DE">
      <w:pPr>
        <w:pStyle w:val="NormalWeb"/>
        <w:jc w:val="both"/>
        <w:rPr>
          <w:rFonts w:ascii="Calibri" w:hAnsi="Calibri"/>
          <w:color w:val="000000"/>
          <w:sz w:val="22"/>
          <w:szCs w:val="22"/>
        </w:rPr>
      </w:pPr>
    </w:p>
    <w:p w14:paraId="2111F489" w14:textId="77777777" w:rsidR="008051DE" w:rsidRPr="00A3036A" w:rsidRDefault="008051DE" w:rsidP="008051DE">
      <w:pPr>
        <w:pStyle w:val="NormalWeb"/>
        <w:jc w:val="both"/>
        <w:rPr>
          <w:color w:val="000000"/>
          <w:sz w:val="22"/>
          <w:szCs w:val="22"/>
        </w:rPr>
      </w:pPr>
      <w:r w:rsidRPr="00A3036A">
        <w:rPr>
          <w:color w:val="000000"/>
          <w:sz w:val="22"/>
          <w:szCs w:val="22"/>
        </w:rPr>
        <w:t>The parameters of t</w:t>
      </w:r>
      <w:r>
        <w:rPr>
          <w:color w:val="000000"/>
          <w:sz w:val="22"/>
          <w:szCs w:val="22"/>
        </w:rPr>
        <w:t>he equation are found as follow, w</w:t>
      </w:r>
      <w:r w:rsidRPr="00A3036A">
        <w:rPr>
          <w:color w:val="000000"/>
          <w:sz w:val="22"/>
          <w:szCs w:val="22"/>
        </w:rPr>
        <w:t xml:space="preserve">here the damping ratio is chosen to be </w:t>
      </w:r>
      <m:oMath>
        <m:r>
          <m:rPr>
            <m:sty m:val="p"/>
          </m:rPr>
          <w:rPr>
            <w:rFonts w:ascii="Cambria Math" w:hAnsi="Cambria Math"/>
            <w:color w:val="000000"/>
            <w:sz w:val="22"/>
            <w:szCs w:val="22"/>
          </w:rPr>
          <m:t>ζ</m:t>
        </m:r>
      </m:oMath>
      <w:r w:rsidRPr="00A3036A">
        <w:rPr>
          <w:color w:val="000000"/>
          <w:sz w:val="22"/>
          <w:szCs w:val="22"/>
        </w:rPr>
        <w:t xml:space="preserve"> = 0.707, and the natural frequency is calculated to be:</w:t>
      </w:r>
    </w:p>
    <w:p w14:paraId="48DEFF8A" w14:textId="77777777" w:rsidR="008051DE" w:rsidRDefault="008051DE" w:rsidP="008051DE">
      <w:pPr>
        <w:pStyle w:val="NormalWeb"/>
        <w:jc w:val="both"/>
        <w:rPr>
          <w:rFonts w:ascii="Calibri" w:hAnsi="Calibri"/>
          <w:color w:val="000000"/>
          <w:sz w:val="22"/>
          <w:szCs w:val="22"/>
        </w:rPr>
      </w:pPr>
    </w:p>
    <w:p w14:paraId="2DFE2DD2" w14:textId="77777777" w:rsidR="008051DE" w:rsidRDefault="00C32343" w:rsidP="008051DE">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0B309F38" w14:textId="77777777" w:rsidR="008051DE" w:rsidRDefault="008051DE" w:rsidP="008051DE">
      <w:pPr>
        <w:pStyle w:val="NormalWeb"/>
        <w:jc w:val="center"/>
        <w:rPr>
          <w:rFonts w:ascii="Calibri" w:hAnsi="Calibri"/>
          <w:color w:val="000000"/>
          <w:sz w:val="22"/>
          <w:szCs w:val="22"/>
        </w:rPr>
      </w:pPr>
    </w:p>
    <w:p w14:paraId="6358D739" w14:textId="77777777" w:rsidR="008051DE" w:rsidRPr="00A3036A" w:rsidRDefault="008051DE" w:rsidP="008051DE">
      <w:pPr>
        <w:pStyle w:val="NormalWeb"/>
        <w:jc w:val="both"/>
        <w:rPr>
          <w:color w:val="000000"/>
          <w:sz w:val="22"/>
          <w:szCs w:val="22"/>
        </w:rPr>
      </w:pPr>
      <w:r w:rsidRPr="00A3036A">
        <w:rPr>
          <w:color w:val="000000"/>
          <w:sz w:val="22"/>
          <w:szCs w:val="22"/>
        </w:rPr>
        <w:t>A step response can be done to evaluate the parameters of the design. Where a step on the system corresponds to an abrupt change of frequencies, while the bode plot of the system</w:t>
      </w:r>
      <w:r>
        <w:rPr>
          <w:color w:val="000000"/>
          <w:sz w:val="22"/>
          <w:szCs w:val="22"/>
        </w:rPr>
        <w:t xml:space="preserve"> is illustrated in the Figure 24</w:t>
      </w:r>
    </w:p>
    <w:p w14:paraId="6245822B" w14:textId="77777777" w:rsidR="008051DE" w:rsidRDefault="008051DE" w:rsidP="008051DE">
      <w:pPr>
        <w:pStyle w:val="NormalWeb"/>
        <w:rPr>
          <w:rFonts w:ascii="Calibri" w:hAnsi="Calibri"/>
          <w:noProof/>
          <w:color w:val="000000"/>
          <w:sz w:val="22"/>
          <w:szCs w:val="22"/>
        </w:rPr>
      </w:pPr>
    </w:p>
    <w:p w14:paraId="1F9F8B02"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E1E4639" wp14:editId="2A78D76B">
            <wp:extent cx="4476750" cy="2208530"/>
            <wp:effectExtent l="0" t="0" r="0" b="1270"/>
            <wp:docPr id="72" name="Picture 72"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a:blip r:embed="rId35">
                      <a:extLst>
                        <a:ext uri="{28A0092B-C50C-407E-A947-70E740481C1C}">
                          <a14:useLocalDpi xmlns:a14="http://schemas.microsoft.com/office/drawing/2010/main" val="0"/>
                        </a:ext>
                      </a:extLst>
                    </a:blip>
                    <a:srcRect l="10243" t="3632" r="8160" b="2745"/>
                    <a:stretch>
                      <a:fillRect/>
                    </a:stretch>
                  </pic:blipFill>
                  <pic:spPr bwMode="auto">
                    <a:xfrm>
                      <a:off x="0" y="0"/>
                      <a:ext cx="4476750" cy="2208530"/>
                    </a:xfrm>
                    <a:prstGeom prst="rect">
                      <a:avLst/>
                    </a:prstGeom>
                    <a:noFill/>
                    <a:ln>
                      <a:noFill/>
                    </a:ln>
                  </pic:spPr>
                </pic:pic>
              </a:graphicData>
            </a:graphic>
          </wp:inline>
        </w:drawing>
      </w:r>
    </w:p>
    <w:p w14:paraId="46A487F8"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24</w:t>
      </w:r>
      <w:r>
        <w:rPr>
          <w:b w:val="0"/>
          <w:sz w:val="22"/>
          <w:szCs w:val="22"/>
        </w:rPr>
        <w:fldChar w:fldCharType="end"/>
      </w:r>
      <w:r>
        <w:rPr>
          <w:b w:val="0"/>
          <w:sz w:val="22"/>
          <w:szCs w:val="22"/>
        </w:rPr>
        <w:t>.</w:t>
      </w:r>
      <w:r>
        <w:rPr>
          <w:b w:val="0"/>
          <w:sz w:val="22"/>
        </w:rPr>
        <w:t xml:space="preserve"> </w:t>
      </w:r>
      <w:r>
        <w:rPr>
          <w:b w:val="0"/>
          <w:color w:val="000000"/>
          <w:sz w:val="22"/>
        </w:rPr>
        <w:t>Bode plot of the PLL for FSK demodulation</w:t>
      </w:r>
    </w:p>
    <w:p w14:paraId="3101106F" w14:textId="77777777" w:rsidR="008051DE" w:rsidRDefault="008051DE" w:rsidP="008051DE">
      <w:pPr>
        <w:pStyle w:val="NormalWeb"/>
        <w:jc w:val="center"/>
        <w:rPr>
          <w:rFonts w:ascii="Calibri" w:hAnsi="Calibri"/>
          <w:noProof/>
          <w:color w:val="000000"/>
          <w:sz w:val="22"/>
          <w:szCs w:val="22"/>
        </w:rPr>
      </w:pPr>
    </w:p>
    <w:p w14:paraId="10E035EA"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78ECEE1F" wp14:editId="34781BB1">
            <wp:extent cx="4904740" cy="2434590"/>
            <wp:effectExtent l="0" t="0" r="0" b="3810"/>
            <wp:docPr id="71" name="Picture 71" descr="PLL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LStep"/>
                    <pic:cNvPicPr>
                      <a:picLocks noChangeAspect="1" noChangeArrowheads="1"/>
                    </pic:cNvPicPr>
                  </pic:nvPicPr>
                  <pic:blipFill>
                    <a:blip r:embed="rId36">
                      <a:extLst>
                        <a:ext uri="{28A0092B-C50C-407E-A947-70E740481C1C}">
                          <a14:useLocalDpi xmlns:a14="http://schemas.microsoft.com/office/drawing/2010/main" val="0"/>
                        </a:ext>
                      </a:extLst>
                    </a:blip>
                    <a:srcRect l="9618" t="5034" r="7823" b="2890"/>
                    <a:stretch>
                      <a:fillRect/>
                    </a:stretch>
                  </pic:blipFill>
                  <pic:spPr bwMode="auto">
                    <a:xfrm>
                      <a:off x="0" y="0"/>
                      <a:ext cx="4904740" cy="2434590"/>
                    </a:xfrm>
                    <a:prstGeom prst="rect">
                      <a:avLst/>
                    </a:prstGeom>
                    <a:noFill/>
                    <a:ln>
                      <a:noFill/>
                    </a:ln>
                  </pic:spPr>
                </pic:pic>
              </a:graphicData>
            </a:graphic>
          </wp:inline>
        </w:drawing>
      </w:r>
    </w:p>
    <w:p w14:paraId="0480FF58" w14:textId="77777777" w:rsidR="008051DE" w:rsidRDefault="008051DE" w:rsidP="008051DE">
      <w:pPr>
        <w:pStyle w:val="Caption"/>
        <w:jc w:val="center"/>
        <w:rPr>
          <w:rFonts w:ascii="Calibri" w:hAnsi="Calibri"/>
          <w:b w:val="0"/>
          <w:color w:val="000000"/>
          <w:sz w:val="22"/>
        </w:rPr>
      </w:pPr>
      <w:r>
        <w:rPr>
          <w:b w:val="0"/>
        </w:rPr>
        <w:lastRenderedPageBreak/>
        <w:t xml:space="preserve">Figure </w:t>
      </w:r>
      <w:r>
        <w:rPr>
          <w:b w:val="0"/>
        </w:rPr>
        <w:fldChar w:fldCharType="begin"/>
      </w:r>
      <w:r>
        <w:rPr>
          <w:b w:val="0"/>
        </w:rPr>
        <w:instrText xml:space="preserve"> SEQ Figure \* ARABIC </w:instrText>
      </w:r>
      <w:r>
        <w:rPr>
          <w:b w:val="0"/>
        </w:rPr>
        <w:fldChar w:fldCharType="separate"/>
      </w:r>
      <w:r>
        <w:rPr>
          <w:b w:val="0"/>
          <w:noProof/>
        </w:rPr>
        <w:t>25</w:t>
      </w:r>
      <w:r>
        <w:rPr>
          <w:b w:val="0"/>
        </w:rPr>
        <w:fldChar w:fldCharType="end"/>
      </w:r>
      <w:r>
        <w:rPr>
          <w:b w:val="0"/>
        </w:rPr>
        <w:t xml:space="preserve">. </w:t>
      </w:r>
      <w:r>
        <w:rPr>
          <w:rFonts w:ascii="Calibri" w:hAnsi="Calibri"/>
          <w:b w:val="0"/>
          <w:color w:val="000000"/>
          <w:sz w:val="22"/>
        </w:rPr>
        <w:t>Step response of the PLL for FSK demodulation</w:t>
      </w:r>
    </w:p>
    <w:p w14:paraId="63D08252" w14:textId="77777777" w:rsidR="008051DE" w:rsidRDefault="008051DE" w:rsidP="008051DE">
      <w:pPr>
        <w:pStyle w:val="NormalWeb"/>
        <w:jc w:val="center"/>
        <w:rPr>
          <w:rFonts w:ascii="Calibri" w:hAnsi="Calibri"/>
          <w:color w:val="000000"/>
          <w:sz w:val="22"/>
          <w:szCs w:val="22"/>
        </w:rPr>
      </w:pPr>
    </w:p>
    <w:p w14:paraId="51247C33" w14:textId="77777777" w:rsidR="008051DE" w:rsidRDefault="008051DE" w:rsidP="008051DE">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FBD8664" w14:textId="77777777" w:rsidR="008051DE" w:rsidRDefault="008051DE" w:rsidP="008051DE">
      <w:pPr>
        <w:pStyle w:val="NormalWeb"/>
        <w:rPr>
          <w:rFonts w:ascii="Calibri" w:hAnsi="Calibri"/>
          <w:color w:val="000000"/>
          <w:sz w:val="22"/>
          <w:szCs w:val="22"/>
        </w:rPr>
      </w:pPr>
      <w:r>
        <w:rPr>
          <w:rFonts w:ascii="Calibri" w:hAnsi="Calibri"/>
          <w:noProof/>
          <w:color w:val="000000"/>
          <w:sz w:val="22"/>
          <w:szCs w:val="22"/>
        </w:rPr>
        <w:drawing>
          <wp:inline distT="0" distB="0" distL="0" distR="0" wp14:anchorId="7ECB15A9" wp14:editId="500AF5B8">
            <wp:extent cx="5949315" cy="2838450"/>
            <wp:effectExtent l="0" t="0" r="0" b="0"/>
            <wp:docPr id="70" name="Picture 70" descr="Demod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modFS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p w14:paraId="24D9B0AD" w14:textId="77777777" w:rsidR="008051DE" w:rsidRDefault="008051DE" w:rsidP="008051DE">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26</w:t>
      </w:r>
      <w:r>
        <w:rPr>
          <w:b w:val="0"/>
        </w:rPr>
        <w:fldChar w:fldCharType="end"/>
      </w:r>
      <w:r>
        <w:rPr>
          <w:b w:val="0"/>
        </w:rPr>
        <w:t xml:space="preserve">. </w:t>
      </w:r>
      <w:r>
        <w:rPr>
          <w:rFonts w:ascii="Calibri" w:hAnsi="Calibri"/>
          <w:b w:val="0"/>
          <w:color w:val="000000"/>
          <w:sz w:val="22"/>
        </w:rPr>
        <w:t>Unprocessed data from the PLL Coherent demodulator</w:t>
      </w:r>
    </w:p>
    <w:p w14:paraId="4E5BAA8C" w14:textId="77777777" w:rsidR="008051DE" w:rsidRDefault="008051DE" w:rsidP="008051DE">
      <w:pPr>
        <w:rPr>
          <w:b/>
        </w:rPr>
      </w:pPr>
    </w:p>
    <w:p w14:paraId="2DAAA490" w14:textId="77777777" w:rsidR="008051DE" w:rsidRDefault="008051DE" w:rsidP="008051DE">
      <w:pPr>
        <w:rPr>
          <w:b/>
        </w:rPr>
      </w:pPr>
      <w:r>
        <w:rPr>
          <w:b/>
        </w:rPr>
        <w:t xml:space="preserve"> PLL Design for Coherent BPSK Demodulation</w:t>
      </w:r>
    </w:p>
    <w:p w14:paraId="0677EAC7" w14:textId="77777777" w:rsidR="008051DE" w:rsidRDefault="008051DE" w:rsidP="008051DE">
      <w:pPr>
        <w:rPr>
          <w:noProof/>
        </w:rPr>
      </w:pPr>
      <w:r>
        <w:rPr>
          <w:noProof/>
        </w:rPr>
        <w:t>The Simulink model of the squaring loop demodualtor that was introduced in section 1 is shown in Figure 27.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1768C31" w14:textId="77777777" w:rsidR="008051DE" w:rsidRDefault="008051DE" w:rsidP="008051DE">
      <w:pPr>
        <w:jc w:val="center"/>
        <w:rPr>
          <w:szCs w:val="22"/>
        </w:rPr>
      </w:pPr>
      <w:r>
        <w:rPr>
          <w:noProof/>
        </w:rPr>
        <w:drawing>
          <wp:inline distT="0" distB="0" distL="0" distR="0" wp14:anchorId="4F818177" wp14:editId="3650821B">
            <wp:extent cx="5854700" cy="16624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l="18748" t="29932" r="5449" b="31870"/>
                    <a:stretch>
                      <a:fillRect/>
                    </a:stretch>
                  </pic:blipFill>
                  <pic:spPr bwMode="auto">
                    <a:xfrm>
                      <a:off x="0" y="0"/>
                      <a:ext cx="5854700" cy="1662430"/>
                    </a:xfrm>
                    <a:prstGeom prst="rect">
                      <a:avLst/>
                    </a:prstGeom>
                    <a:noFill/>
                    <a:ln>
                      <a:noFill/>
                    </a:ln>
                  </pic:spPr>
                </pic:pic>
              </a:graphicData>
            </a:graphic>
          </wp:inline>
        </w:drawing>
      </w:r>
    </w:p>
    <w:p w14:paraId="7BECFA9B" w14:textId="77777777" w:rsidR="008051DE" w:rsidRDefault="008051DE" w:rsidP="008051DE">
      <w:pPr>
        <w:pStyle w:val="Caption"/>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27</w:t>
      </w:r>
      <w:r>
        <w:rPr>
          <w:b w:val="0"/>
          <w:sz w:val="22"/>
          <w:szCs w:val="22"/>
        </w:rPr>
        <w:fldChar w:fldCharType="end"/>
      </w:r>
      <w:r>
        <w:rPr>
          <w:b w:val="0"/>
          <w:sz w:val="22"/>
          <w:szCs w:val="22"/>
        </w:rPr>
        <w:t>.</w:t>
      </w:r>
      <w:r>
        <w:rPr>
          <w:b w:val="0"/>
          <w:sz w:val="22"/>
        </w:rPr>
        <w:t xml:space="preserve">  Simulink model of the Squaring loop Demodulator.  The carrier of the received signal is reconstructed using a PLL where it is used for coherent demodulation.  The early-late circuit regenerates the clock for symbol timing. </w:t>
      </w:r>
    </w:p>
    <w:p w14:paraId="4D56FF19" w14:textId="77777777" w:rsidR="008051DE" w:rsidRDefault="008051DE" w:rsidP="008051DE">
      <w:pPr>
        <w:rPr>
          <w:szCs w:val="22"/>
        </w:rPr>
      </w:pPr>
      <w:r>
        <w:rPr>
          <w:szCs w:val="22"/>
        </w:rPr>
        <w:t xml:space="preserve">Unlike FSK and ASK where the received signal contains a spectral component at the carrier frequency for </w:t>
      </w:r>
      <w:r>
        <w:rPr>
          <w:szCs w:val="22"/>
        </w:rPr>
        <w:lastRenderedPageBreak/>
        <w:t xml:space="preserve">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1D85466A" w14:textId="77777777" w:rsidR="008051DE" w:rsidRDefault="00C32343" w:rsidP="008051DE">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1CEB0C4E" w14:textId="77777777" w:rsidR="008051DE" w:rsidRDefault="008051DE" w:rsidP="008051DE">
      <w:pPr>
        <w:pStyle w:val="Caption"/>
      </w:pPr>
      <m:oMathPara>
        <m:oMathParaPr>
          <m:jc m:val="right"/>
        </m:oMathParaPr>
        <m:oMath>
          <m:r>
            <m:rPr>
              <m:sty m:val="bi"/>
            </m:rPr>
            <w:rPr>
              <w:rFonts w:ascii="Cambria Math" w:hAnsi="Cambria Math"/>
              <w:sz w:val="22"/>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r>
            <m:rPr>
              <m:sty m:val="bi"/>
            </m:rP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func>
            <m:funcPr>
              <m:ctrlPr>
                <w:rPr>
                  <w:rFonts w:ascii="Cambria Math" w:hAnsi="Cambria Math"/>
                  <w:i/>
                  <w:szCs w:val="22"/>
                </w:rPr>
              </m:ctrlPr>
            </m:funcPr>
            <m:fName>
              <m:r>
                <m:rPr>
                  <m:sty m:val="b"/>
                </m:rPr>
                <w:rPr>
                  <w:rFonts w:ascii="Cambria Math" w:hAnsi="Cambria Math"/>
                  <w:szCs w:val="22"/>
                </w:rPr>
                <m:t>cos</m:t>
              </m:r>
            </m:fName>
            <m:e>
              <m:d>
                <m:dPr>
                  <m:ctrlPr>
                    <w:rPr>
                      <w:rFonts w:ascii="Cambria Math" w:hAnsi="Cambria Math"/>
                      <w:i/>
                      <w:szCs w:val="22"/>
                    </w:rPr>
                  </m:ctrlPr>
                </m:dPr>
                <m:e>
                  <m:r>
                    <m:rPr>
                      <m:sty m:val="bi"/>
                    </m:rPr>
                    <w:rPr>
                      <w:rFonts w:ascii="Cambria Math" w:hAnsi="Cambria Math"/>
                      <w:szCs w:val="22"/>
                    </w:rPr>
                    <m:t>4</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 w:val="22"/>
            </w:rPr>
            <m:t>+</m:t>
          </m:r>
          <m:r>
            <m:rPr>
              <m:sty m:val="b"/>
            </m:rPr>
            <w:rPr>
              <w:rFonts w:ascii="Cambria Math" w:hAnsi="Cambria Math"/>
              <w:sz w:val="22"/>
            </w:rPr>
            <m:t xml:space="preserve">noise terms                                              </m:t>
          </m:r>
          <m:r>
            <m:rPr>
              <m:sty m:val="b"/>
            </m:rPr>
            <w:rPr>
              <w:rFonts w:ascii="Cambria Math" w:hAnsi="Cambria Math"/>
              <w:szCs w:val="22"/>
            </w:rPr>
            <m:t>(</m:t>
          </m:r>
          <m:r>
            <m:rPr>
              <m:sty m:val="p"/>
            </m:rPr>
            <w:rPr>
              <w:rFonts w:ascii="Cambria Math" w:hAnsi="Cambria Math"/>
              <w:b w:val="0"/>
              <w:szCs w:val="22"/>
            </w:rPr>
            <w:fldChar w:fldCharType="begin"/>
          </m:r>
          <m:r>
            <m:rPr>
              <m:sty m:val="b"/>
            </m:rPr>
            <w:rPr>
              <w:rFonts w:ascii="Cambria Math" w:hAnsi="Cambria Math"/>
              <w:szCs w:val="22"/>
            </w:rPr>
            <m:t xml:space="preserve"> SEQ Equation \* ARABIC </m:t>
          </m:r>
          <m:r>
            <m:rPr>
              <m:sty m:val="p"/>
            </m:rPr>
            <w:rPr>
              <w:rFonts w:ascii="Cambria Math" w:hAnsi="Cambria Math"/>
              <w:b w:val="0"/>
              <w:szCs w:val="22"/>
            </w:rPr>
            <w:fldChar w:fldCharType="separate"/>
          </m:r>
          <m:r>
            <m:rPr>
              <m:sty m:val="b"/>
            </m:rPr>
            <w:rPr>
              <w:rFonts w:ascii="Cambria Math" w:hAnsi="Cambria Math"/>
              <w:noProof/>
              <w:szCs w:val="22"/>
            </w:rPr>
            <m:t>13</m:t>
          </m:r>
          <m:r>
            <m:rPr>
              <m:sty m:val="p"/>
            </m:rPr>
            <w:rPr>
              <w:rFonts w:ascii="Cambria Math" w:hAnsi="Cambria Math"/>
              <w:b w:val="0"/>
              <w:szCs w:val="22"/>
            </w:rPr>
            <w:fldChar w:fldCharType="end"/>
          </m:r>
          <m:r>
            <m:rPr>
              <m:sty m:val="b"/>
            </m:rPr>
            <w:rPr>
              <w:rFonts w:ascii="Cambria Math" w:hAnsi="Cambria Math"/>
              <w:szCs w:val="22"/>
            </w:rPr>
            <m:t>)</m:t>
          </m:r>
        </m:oMath>
      </m:oMathPara>
    </w:p>
    <w:p w14:paraId="0043BDDE" w14:textId="77777777" w:rsidR="008051DE" w:rsidRDefault="008051DE" w:rsidP="008051DE">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27.</w:t>
      </w:r>
    </w:p>
    <w:p w14:paraId="41D7A399" w14:textId="77777777" w:rsidR="008051DE" w:rsidRDefault="008051DE" w:rsidP="008051DE">
      <w:pPr>
        <w:jc w:val="center"/>
        <w:rPr>
          <w:szCs w:val="22"/>
        </w:rPr>
      </w:pPr>
      <w:r>
        <w:rPr>
          <w:noProof/>
        </w:rPr>
        <w:drawing>
          <wp:inline distT="0" distB="0" distL="0" distR="0" wp14:anchorId="499C1169" wp14:editId="0354CD8D">
            <wp:extent cx="5819140" cy="1638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l="1283" t="23944" r="961" b="27025"/>
                    <a:stretch>
                      <a:fillRect/>
                    </a:stretch>
                  </pic:blipFill>
                  <pic:spPr bwMode="auto">
                    <a:xfrm>
                      <a:off x="0" y="0"/>
                      <a:ext cx="5819140" cy="1638935"/>
                    </a:xfrm>
                    <a:prstGeom prst="rect">
                      <a:avLst/>
                    </a:prstGeom>
                    <a:noFill/>
                    <a:ln>
                      <a:noFill/>
                    </a:ln>
                  </pic:spPr>
                </pic:pic>
              </a:graphicData>
            </a:graphic>
          </wp:inline>
        </w:drawing>
      </w:r>
    </w:p>
    <w:p w14:paraId="08ABF609" w14:textId="77777777" w:rsidR="008051DE" w:rsidRDefault="008051DE" w:rsidP="008051DE">
      <w:pPr>
        <w:jc w:val="center"/>
        <w:rPr>
          <w:szCs w:val="22"/>
        </w:rPr>
      </w:pPr>
      <w:r>
        <w:rPr>
          <w:noProof/>
        </w:rPr>
        <w:drawing>
          <wp:inline distT="0" distB="0" distL="0" distR="0" wp14:anchorId="675E5CFB" wp14:editId="2A220352">
            <wp:extent cx="5783580" cy="175768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l="1523" t="23660" r="1189" b="23985"/>
                    <a:stretch>
                      <a:fillRect/>
                    </a:stretch>
                  </pic:blipFill>
                  <pic:spPr bwMode="auto">
                    <a:xfrm>
                      <a:off x="0" y="0"/>
                      <a:ext cx="5783580" cy="1757680"/>
                    </a:xfrm>
                    <a:prstGeom prst="rect">
                      <a:avLst/>
                    </a:prstGeom>
                    <a:noFill/>
                    <a:ln>
                      <a:noFill/>
                    </a:ln>
                  </pic:spPr>
                </pic:pic>
              </a:graphicData>
            </a:graphic>
          </wp:inline>
        </w:drawing>
      </w:r>
    </w:p>
    <w:p w14:paraId="480A63C7" w14:textId="77777777" w:rsidR="008051DE" w:rsidRPr="00A3036A" w:rsidRDefault="008051DE" w:rsidP="008051DE">
      <w:pPr>
        <w:pStyle w:val="Caption"/>
        <w:jc w:val="center"/>
        <w:rPr>
          <w:b w:val="0"/>
          <w:sz w:val="22"/>
          <w:szCs w:val="22"/>
        </w:rPr>
      </w:pPr>
      <w:r w:rsidRPr="00A3036A">
        <w:rPr>
          <w:b w:val="0"/>
          <w:sz w:val="22"/>
          <w:szCs w:val="22"/>
        </w:rPr>
        <w:t xml:space="preserve">Figure </w:t>
      </w:r>
      <w:r w:rsidRPr="00A3036A">
        <w:rPr>
          <w:b w:val="0"/>
          <w:sz w:val="22"/>
          <w:szCs w:val="22"/>
        </w:rPr>
        <w:fldChar w:fldCharType="begin"/>
      </w:r>
      <w:r w:rsidRPr="00A3036A">
        <w:rPr>
          <w:b w:val="0"/>
          <w:sz w:val="22"/>
          <w:szCs w:val="22"/>
        </w:rPr>
        <w:instrText xml:space="preserve"> SEQ Figure \* ARABIC </w:instrText>
      </w:r>
      <w:r w:rsidRPr="00A3036A">
        <w:rPr>
          <w:b w:val="0"/>
          <w:sz w:val="22"/>
          <w:szCs w:val="22"/>
        </w:rPr>
        <w:fldChar w:fldCharType="separate"/>
      </w:r>
      <w:r w:rsidRPr="00A3036A">
        <w:rPr>
          <w:b w:val="0"/>
          <w:noProof/>
          <w:sz w:val="22"/>
          <w:szCs w:val="22"/>
        </w:rPr>
        <w:t>28</w:t>
      </w:r>
      <w:r w:rsidRPr="00A3036A">
        <w:rPr>
          <w:b w:val="0"/>
          <w:sz w:val="22"/>
          <w:szCs w:val="22"/>
        </w:rPr>
        <w:fldChar w:fldCharType="end"/>
      </w:r>
      <w:r w:rsidRPr="00A3036A">
        <w:rPr>
          <w:b w:val="0"/>
          <w:sz w:val="22"/>
          <w:szCs w:val="22"/>
        </w:rPr>
        <w:t>.  (Top) Power Spectral Density of the 4800 Hz reference carrier and (Bottom) the temporal domain signal of the reference carrier</w:t>
      </w:r>
    </w:p>
    <w:p w14:paraId="51A29F16" w14:textId="77777777" w:rsidR="008051DE" w:rsidRDefault="008051DE" w:rsidP="008051DE">
      <w:pPr>
        <w:rPr>
          <w:szCs w:val="22"/>
        </w:rPr>
      </w:pPr>
      <w:r>
        <w:rPr>
          <w:szCs w:val="22"/>
        </w:rPr>
        <w:t>The reference carrier is shown on the bottom of Figure 27 and is forwarded to the PLL where the phase and frequency of the reference carrier is estimated.</w:t>
      </w:r>
    </w:p>
    <w:p w14:paraId="66BDE801" w14:textId="77777777" w:rsidR="008051DE" w:rsidRDefault="008051DE" w:rsidP="008051DE">
      <w:pPr>
        <w:rPr>
          <w:b/>
          <w:szCs w:val="22"/>
        </w:rPr>
      </w:pPr>
      <w:r>
        <w:rPr>
          <w:b/>
          <w:szCs w:val="22"/>
        </w:rPr>
        <w:t>Phase and Frequency Estimation using a PLL</w:t>
      </w:r>
    </w:p>
    <w:p w14:paraId="1E7A667A" w14:textId="77777777" w:rsidR="008051DE" w:rsidRDefault="008051DE" w:rsidP="008051DE">
      <w:pPr>
        <w:rPr>
          <w:szCs w:val="22"/>
        </w:rPr>
      </w:pPr>
      <w:r>
        <w:rPr>
          <w:szCs w:val="22"/>
        </w:rPr>
        <w:t xml:space="preserve">All PLL’s are composed of three components, the phase detector, loop filter, and the VCO.  Its operation can be understood by considering the PLL in Figure 29.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58BA1050" w14:textId="77777777" w:rsidR="008051DE" w:rsidRDefault="008051DE" w:rsidP="008051DE">
      <w:pPr>
        <w:jc w:val="center"/>
        <w:rPr>
          <w:szCs w:val="22"/>
        </w:rPr>
      </w:pPr>
      <w:r>
        <w:rPr>
          <w:noProof/>
        </w:rPr>
        <w:lastRenderedPageBreak/>
        <w:drawing>
          <wp:inline distT="0" distB="0" distL="0" distR="0" wp14:anchorId="75E62E1D" wp14:editId="1A83F9C3">
            <wp:extent cx="4999355" cy="1460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l="20995" t="47037" r="31090" b="28165"/>
                    <a:stretch>
                      <a:fillRect/>
                    </a:stretch>
                  </pic:blipFill>
                  <pic:spPr bwMode="auto">
                    <a:xfrm>
                      <a:off x="0" y="0"/>
                      <a:ext cx="4999355" cy="1460500"/>
                    </a:xfrm>
                    <a:prstGeom prst="rect">
                      <a:avLst/>
                    </a:prstGeom>
                    <a:noFill/>
                    <a:ln>
                      <a:noFill/>
                    </a:ln>
                  </pic:spPr>
                </pic:pic>
              </a:graphicData>
            </a:graphic>
          </wp:inline>
        </w:drawing>
      </w:r>
    </w:p>
    <w:p w14:paraId="7510BD8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29</w:t>
      </w:r>
      <w:r>
        <w:rPr>
          <w:b w:val="0"/>
          <w:sz w:val="22"/>
          <w:szCs w:val="22"/>
        </w:rPr>
        <w:fldChar w:fldCharType="end"/>
      </w:r>
      <w:r>
        <w:rPr>
          <w:b w:val="0"/>
          <w:sz w:val="22"/>
          <w:szCs w:val="22"/>
        </w:rPr>
        <w:t>.</w:t>
      </w:r>
      <w:r>
        <w:rPr>
          <w:b w:val="0"/>
          <w:sz w:val="22"/>
        </w:rPr>
        <w:t xml:space="preserve">  Time domain model of the PLL used for carrier frequency and phase estimation</w:t>
      </w:r>
    </w:p>
    <w:p w14:paraId="1E43D689" w14:textId="77777777" w:rsidR="008051DE" w:rsidRDefault="008051DE" w:rsidP="008051DE">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29.</w:t>
      </w:r>
    </w:p>
    <w:p w14:paraId="2B8A0E3A" w14:textId="77777777" w:rsidR="008051DE" w:rsidRDefault="008051DE" w:rsidP="008051DE">
      <w:pPr>
        <w:jc w:val="center"/>
        <w:rPr>
          <w:szCs w:val="22"/>
        </w:rPr>
      </w:pPr>
      <w:r>
        <w:rPr>
          <w:noProof/>
        </w:rPr>
        <w:drawing>
          <wp:inline distT="0" distB="0" distL="0" distR="0" wp14:anchorId="54115E9E" wp14:editId="3967B6C1">
            <wp:extent cx="4880610" cy="13893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l="27563" t="49316" r="28525" b="28450"/>
                    <a:stretch>
                      <a:fillRect/>
                    </a:stretch>
                  </pic:blipFill>
                  <pic:spPr bwMode="auto">
                    <a:xfrm>
                      <a:off x="0" y="0"/>
                      <a:ext cx="4880610" cy="1389380"/>
                    </a:xfrm>
                    <a:prstGeom prst="rect">
                      <a:avLst/>
                    </a:prstGeom>
                    <a:noFill/>
                    <a:ln>
                      <a:noFill/>
                    </a:ln>
                  </pic:spPr>
                </pic:pic>
              </a:graphicData>
            </a:graphic>
          </wp:inline>
        </w:drawing>
      </w:r>
    </w:p>
    <w:p w14:paraId="6A509358"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30</w:t>
      </w:r>
      <w:r>
        <w:rPr>
          <w:b w:val="0"/>
          <w:sz w:val="22"/>
          <w:szCs w:val="22"/>
        </w:rPr>
        <w:fldChar w:fldCharType="end"/>
      </w:r>
      <w:r>
        <w:rPr>
          <w:b w:val="0"/>
          <w:sz w:val="22"/>
          <w:szCs w:val="22"/>
        </w:rPr>
        <w:t>.</w:t>
      </w:r>
      <w:r>
        <w:rPr>
          <w:b w:val="0"/>
          <w:sz w:val="22"/>
        </w:rPr>
        <w:t xml:space="preserve">  Linearized PLL in the Laplace domain.  Note that the </w:t>
      </w:r>
      <m:oMath>
        <m:r>
          <m:rPr>
            <m:sty m:val="bi"/>
          </m:rPr>
          <w:rPr>
            <w:rFonts w:ascii="Cambria Math" w:hAnsi="Cambria Math"/>
            <w:sz w:val="22"/>
          </w:rPr>
          <m:t>4</m:t>
        </m:r>
        <m:sSub>
          <m:sSubPr>
            <m:ctrlPr>
              <w:rPr>
                <w:rFonts w:ascii="Cambria Math" w:hAnsi="Cambria Math"/>
                <w:i/>
                <w:sz w:val="22"/>
                <w:szCs w:val="22"/>
              </w:rPr>
            </m:ctrlPr>
          </m:sSubPr>
          <m:e>
            <m:r>
              <m:rPr>
                <m:sty m:val="bi"/>
              </m:rPr>
              <w:rPr>
                <w:rFonts w:ascii="Cambria Math" w:hAnsi="Cambria Math"/>
                <w:sz w:val="22"/>
              </w:rPr>
              <m:t>f</m:t>
            </m:r>
          </m:e>
          <m:sub>
            <m:r>
              <m:rPr>
                <m:sty m:val="bi"/>
              </m:rPr>
              <w:rPr>
                <w:rFonts w:ascii="Cambria Math" w:hAnsi="Cambria Math"/>
                <w:sz w:val="22"/>
              </w:rPr>
              <m:t>c</m:t>
            </m:r>
          </m:sub>
        </m:sSub>
      </m:oMath>
      <w:r>
        <w:rPr>
          <w:b w:val="0"/>
          <w:sz w:val="22"/>
        </w:rPr>
        <w:t xml:space="preserve"> filter is omitted in the linearized Laplace model because it is assumed that the double frequency component was filtered leaving only the phase error</w:t>
      </w:r>
    </w:p>
    <w:p w14:paraId="303193BA" w14:textId="77777777" w:rsidR="008051DE" w:rsidRDefault="008051DE" w:rsidP="008051DE">
      <w:pPr>
        <w:rPr>
          <w:szCs w:val="22"/>
        </w:rPr>
      </w:pPr>
      <w:r>
        <w:rPr>
          <w:szCs w:val="22"/>
        </w:rPr>
        <w:t>Once the PLL has been linearized by making the assumption that the phase error is small, conventional controls system theory can be applied.  Thus the closed loop transfer function of the PLL in Figure 29 is given by,</w:t>
      </w:r>
    </w:p>
    <w:p w14:paraId="78FD0A9A"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14</m:t>
          </m:r>
          <m:r>
            <w:rPr>
              <w:rFonts w:ascii="Cambria Math" w:hAnsi="Cambria Math"/>
              <w:b w:val="0"/>
              <w:i/>
              <w:sz w:val="22"/>
              <w:szCs w:val="22"/>
            </w:rPr>
            <w:fldChar w:fldCharType="end"/>
          </m:r>
          <m:r>
            <m:rPr>
              <m:sty m:val="bi"/>
            </m:rPr>
            <w:rPr>
              <w:rFonts w:ascii="Cambria Math" w:hAnsi="Cambria Math"/>
              <w:sz w:val="22"/>
              <w:szCs w:val="22"/>
            </w:rPr>
            <m:t>)</m:t>
          </m:r>
        </m:oMath>
      </m:oMathPara>
    </w:p>
    <w:p w14:paraId="1E8CB374" w14:textId="77777777" w:rsidR="008051DE" w:rsidRDefault="008051DE" w:rsidP="008051DE">
      <w:pPr>
        <w:jc w:val="left"/>
        <w:rPr>
          <w:szCs w:val="22"/>
        </w:rPr>
      </w:pPr>
      <w:r>
        <w:rPr>
          <w:szCs w:val="22"/>
        </w:rPr>
        <w:t>And the steady error transfer function is,</w:t>
      </w:r>
    </w:p>
    <w:p w14:paraId="16CD2636"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φ</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sθ</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15</m:t>
          </m:r>
          <m:r>
            <w:rPr>
              <w:rFonts w:ascii="Cambria Math" w:hAnsi="Cambria Math"/>
              <w:b w:val="0"/>
              <w:i/>
              <w:sz w:val="22"/>
              <w:szCs w:val="22"/>
            </w:rPr>
            <w:fldChar w:fldCharType="end"/>
          </m:r>
          <m:r>
            <m:rPr>
              <m:sty m:val="bi"/>
            </m:rPr>
            <w:rPr>
              <w:rFonts w:ascii="Cambria Math" w:hAnsi="Cambria Math"/>
              <w:sz w:val="22"/>
              <w:szCs w:val="22"/>
            </w:rPr>
            <m:t>)</m:t>
          </m:r>
        </m:oMath>
      </m:oMathPara>
    </w:p>
    <w:p w14:paraId="573F9A84" w14:textId="77777777" w:rsidR="008051DE" w:rsidRDefault="008051DE" w:rsidP="008051DE">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(15).  This results in the following:</w:t>
      </w:r>
    </w:p>
    <w:p w14:paraId="3E179CEF" w14:textId="77777777" w:rsidR="008051DE" w:rsidRDefault="008051DE" w:rsidP="008051DE">
      <w:pPr>
        <w:pStyle w:val="Caption"/>
        <w:rPr>
          <w:szCs w:val="22"/>
        </w:rPr>
      </w:pPr>
      <m:oMathPara>
        <m:oMathParaPr>
          <m:jc m:val="right"/>
        </m:oMathParaPr>
        <m:oMath>
          <m:r>
            <m:rPr>
              <m:sty m:val="b"/>
            </m:rPr>
            <w:rPr>
              <w:rFonts w:ascii="Cambria Math" w:hAnsi="Cambria Math"/>
              <w:szCs w:val="22"/>
            </w:rPr>
            <m:t>Step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b"/>
                    </m:rPr>
                    <w:rPr>
                      <w:rFonts w:ascii="Cambria Math" w:hAnsi="Cambria Math"/>
                    </w:rPr>
                    <m:t>lim</m:t>
                  </m:r>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r>
                            <m:rPr>
                              <m:sty m:val="bi"/>
                            </m:rPr>
                            <w:rPr>
                              <w:rFonts w:ascii="Cambria Math" w:hAnsi="Cambria Math"/>
                              <w:szCs w:val="22"/>
                            </w:rPr>
                            <m:t>s</m:t>
                          </m:r>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L(s)</m:t>
                  </m:r>
                </m:den>
              </m:f>
              <m:r>
                <m:rPr>
                  <m:sty m:val="bi"/>
                </m:rPr>
                <w:rPr>
                  <w:rFonts w:ascii="Cambria Math" w:hAnsi="Cambria Math"/>
                  <w:szCs w:val="22"/>
                </w:rPr>
                <m:t xml:space="preserve">=       0 </m:t>
              </m:r>
            </m:e>
          </m:func>
          <m:r>
            <m:rPr>
              <m:sty m:val="bi"/>
            </m:rPr>
            <w:rPr>
              <w:rFonts w:ascii="Cambria Math" w:hAnsi="Cambria Math"/>
              <w:szCs w:val="22"/>
            </w:rPr>
            <m:t xml:space="preserve">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16</m:t>
          </m:r>
          <m:r>
            <m:rPr>
              <m:sty m:val="bi"/>
            </m:rPr>
            <w:rPr>
              <w:rFonts w:ascii="Cambria Math" w:hAnsi="Cambria Math"/>
              <w:i/>
              <w:szCs w:val="22"/>
            </w:rPr>
            <w:fldChar w:fldCharType="end"/>
          </m:r>
          <m:r>
            <m:rPr>
              <m:sty m:val="bi"/>
            </m:rPr>
            <w:rPr>
              <w:rFonts w:ascii="Cambria Math" w:hAnsi="Cambria Math"/>
              <w:szCs w:val="22"/>
            </w:rPr>
            <m:t>)</m:t>
          </m:r>
        </m:oMath>
      </m:oMathPara>
    </w:p>
    <w:p w14:paraId="2AEC54A4" w14:textId="77777777" w:rsidR="008051DE" w:rsidRDefault="008051DE" w:rsidP="008051DE">
      <w:pPr>
        <w:pStyle w:val="Caption"/>
        <w:rPr>
          <w:szCs w:val="22"/>
        </w:rPr>
      </w:pPr>
      <m:oMathPara>
        <m:oMathParaPr>
          <m:jc m:val="right"/>
        </m:oMathParaPr>
        <m:oMath>
          <m:r>
            <m:rPr>
              <m:sty m:val="b"/>
            </m:rPr>
            <w:rPr>
              <w:rFonts w:ascii="Cambria Math" w:hAnsi="Cambria Math"/>
              <w:szCs w:val="22"/>
            </w:rPr>
            <m:t>Ramp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func>
                    <m:funcPr>
                      <m:ctrlPr>
                        <w:rPr>
                          <w:rFonts w:ascii="Cambria Math" w:hAnsi="Cambria Math"/>
                        </w:rPr>
                      </m:ctrlPr>
                    </m:funcPr>
                    <m:fName>
                      <m:r>
                        <m:rPr>
                          <m:sty m:val="b"/>
                        </m:rPr>
                        <w:rPr>
                          <w:rFonts w:ascii="Cambria Math" w:hAnsi="Cambria Math"/>
                        </w:rPr>
                        <m:t>lim</m:t>
                      </m:r>
                    </m:fName>
                    <m:e/>
                  </m:func>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f>
                <m:fPr>
                  <m:ctrlPr>
                    <w:rPr>
                      <w:rFonts w:ascii="Cambria Math" w:hAnsi="Cambria Math"/>
                      <w:i/>
                      <w:szCs w:val="22"/>
                    </w:rPr>
                  </m:ctrlPr>
                </m:fPr>
                <m:num>
                  <m:r>
                    <m:rPr>
                      <m:sty m:val="bi"/>
                    </m:rPr>
                    <w:rPr>
                      <w:rFonts w:ascii="Cambria Math" w:hAnsi="Cambria Math"/>
                      <w:szCs w:val="22"/>
                    </w:rPr>
                    <m:t>1</m:t>
                  </m:r>
                </m:num>
                <m:den>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e>
          </m:func>
          <m:r>
            <m:rPr>
              <m:sty m:val="bi"/>
            </m:rPr>
            <w:rPr>
              <w:rFonts w:ascii="Cambria Math" w:hAnsi="Cambria Math"/>
              <w:szCs w:val="22"/>
            </w:rPr>
            <m:t>(</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17</m:t>
          </m:r>
          <m:r>
            <m:rPr>
              <m:sty m:val="bi"/>
            </m:rPr>
            <w:rPr>
              <w:rFonts w:ascii="Cambria Math" w:hAnsi="Cambria Math"/>
              <w:i/>
              <w:szCs w:val="22"/>
            </w:rPr>
            <w:fldChar w:fldCharType="end"/>
          </m:r>
          <m:r>
            <m:rPr>
              <m:sty m:val="bi"/>
            </m:rPr>
            <w:rPr>
              <w:rFonts w:ascii="Cambria Math" w:hAnsi="Cambria Math"/>
              <w:szCs w:val="22"/>
            </w:rPr>
            <m:t>)</m:t>
          </m:r>
        </m:oMath>
      </m:oMathPara>
    </w:p>
    <w:p w14:paraId="4777ECEC" w14:textId="77777777" w:rsidR="008051DE" w:rsidRDefault="008051DE" w:rsidP="008051DE">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5EC8EF4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5D914772" w14:textId="77777777" w:rsidR="008051DE" w:rsidRDefault="008051DE" w:rsidP="008051DE">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(18), the new closed transfer function describing the PLL’s behavior is,</w:t>
      </w:r>
    </w:p>
    <w:p w14:paraId="296EBE87"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b w:val="0"/>
                      <w:i/>
                      <w:sz w:val="22"/>
                      <w:szCs w:val="22"/>
                    </w:rPr>
                  </m:ctrlPr>
                </m:sSubPr>
                <m:e>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19</m:t>
          </m:r>
          <m:r>
            <w:rPr>
              <w:rFonts w:ascii="Cambria Math" w:hAnsi="Cambria Math"/>
              <w:b w:val="0"/>
              <w:i/>
              <w:sz w:val="22"/>
              <w:szCs w:val="22"/>
            </w:rPr>
            <w:fldChar w:fldCharType="end"/>
          </m:r>
          <m:r>
            <m:rPr>
              <m:sty m:val="bi"/>
            </m:rPr>
            <w:rPr>
              <w:rFonts w:ascii="Cambria Math" w:hAnsi="Cambria Math"/>
              <w:sz w:val="22"/>
              <w:szCs w:val="22"/>
            </w:rPr>
            <m:t>)</m:t>
          </m:r>
        </m:oMath>
      </m:oMathPara>
    </w:p>
    <w:p w14:paraId="188FF9EB" w14:textId="77777777" w:rsidR="008051DE" w:rsidRDefault="008051DE" w:rsidP="008051DE">
      <w:pPr>
        <w:rPr>
          <w:szCs w:val="22"/>
        </w:rPr>
      </w:pPr>
      <w:r>
        <w:rPr>
          <w:szCs w:val="22"/>
        </w:rPr>
        <w:t xml:space="preserve">Recognizing that equation (19)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6735AA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b w:val="0"/>
                      <w:i/>
                      <w:sz w:val="22"/>
                      <w:szCs w:val="22"/>
                    </w:rPr>
                  </m:ctrlPr>
                </m:dPr>
                <m:e>
                  <m:r>
                    <m:rPr>
                      <m:sty m:val="bi"/>
                    </m:rPr>
                    <w:rPr>
                      <w:rFonts w:ascii="Cambria Math" w:hAnsi="Cambria Math"/>
                      <w:sz w:val="22"/>
                      <w:szCs w:val="22"/>
                    </w:rPr>
                    <m:t>1+</m:t>
                  </m:r>
                  <m:f>
                    <m:fPr>
                      <m:ctrlPr>
                        <w:rPr>
                          <w:rFonts w:ascii="Cambria Math" w:hAnsi="Cambria Math"/>
                          <w:b w:val="0"/>
                          <w:i/>
                          <w:sz w:val="22"/>
                          <w:szCs w:val="22"/>
                        </w:rPr>
                      </m:ctrlPr>
                    </m:fPr>
                    <m:num>
                      <m:r>
                        <m:rPr>
                          <m:sty m:val="bi"/>
                        </m:rPr>
                        <w:rPr>
                          <w:rFonts w:ascii="Cambria Math" w:hAnsi="Cambria Math"/>
                          <w:sz w:val="22"/>
                          <w:szCs w:val="22"/>
                        </w:rPr>
                        <m:t>2</m:t>
                      </m:r>
                      <m:r>
                        <m:rPr>
                          <m:sty m:val="bi"/>
                        </m:rPr>
                        <w:rPr>
                          <w:rFonts w:ascii="Cambria Math" w:hAnsi="Cambria Math"/>
                          <w:sz w:val="22"/>
                          <w:szCs w:val="22"/>
                        </w:rPr>
                        <m:t>ξ</m:t>
                      </m:r>
                    </m:num>
                    <m:den>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ξ</m:t>
              </m:r>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b w:val="0"/>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20</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26A826D" w14:textId="77777777" w:rsidR="008051DE" w:rsidRDefault="008051DE" w:rsidP="008051DE">
      <w:pPr>
        <w:jc w:val="left"/>
        <w:rPr>
          <w:szCs w:val="22"/>
        </w:rPr>
      </w:pPr>
      <w:r>
        <w:rPr>
          <w:szCs w:val="22"/>
        </w:rPr>
        <w:t>Where,</w:t>
      </w:r>
    </w:p>
    <w:p w14:paraId="7B1A78CB" w14:textId="77777777" w:rsidR="008051DE" w:rsidRDefault="00C32343" w:rsidP="008051DE">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(20.1)</m:t>
          </m:r>
        </m:oMath>
      </m:oMathPara>
    </w:p>
    <w:p w14:paraId="419904D9" w14:textId="77777777" w:rsidR="008051DE" w:rsidRDefault="008051DE" w:rsidP="008051DE">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(20.2)</m:t>
          </m:r>
        </m:oMath>
      </m:oMathPara>
    </w:p>
    <w:p w14:paraId="265BD179" w14:textId="77777777" w:rsidR="008051DE" w:rsidRDefault="008051DE" w:rsidP="008051DE">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20, 20.1, and 20.2 can be used to approximate the response of the time domain model.</w:t>
      </w:r>
    </w:p>
    <w:p w14:paraId="2B7FE43A" w14:textId="77777777" w:rsidR="008051DE" w:rsidRDefault="008051DE" w:rsidP="008051DE">
      <w:pPr>
        <w:jc w:val="center"/>
        <w:rPr>
          <w:szCs w:val="22"/>
        </w:rPr>
      </w:pPr>
    </w:p>
    <w:p w14:paraId="646353AB" w14:textId="77777777" w:rsidR="008051DE" w:rsidRDefault="008051DE" w:rsidP="008051DE">
      <w:pPr>
        <w:jc w:val="center"/>
        <w:rPr>
          <w:szCs w:val="22"/>
        </w:rPr>
      </w:pPr>
      <w:r>
        <w:rPr>
          <w:noProof/>
        </w:rPr>
        <w:drawing>
          <wp:inline distT="0" distB="0" distL="0" distR="0" wp14:anchorId="5ADADE68" wp14:editId="199322E3">
            <wp:extent cx="4227830" cy="27666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l="27083" t="26511" r="27725" b="21037"/>
                    <a:stretch>
                      <a:fillRect/>
                    </a:stretch>
                  </pic:blipFill>
                  <pic:spPr bwMode="auto">
                    <a:xfrm>
                      <a:off x="0" y="0"/>
                      <a:ext cx="4227830" cy="2766695"/>
                    </a:xfrm>
                    <a:prstGeom prst="rect">
                      <a:avLst/>
                    </a:prstGeom>
                    <a:noFill/>
                    <a:ln>
                      <a:noFill/>
                    </a:ln>
                  </pic:spPr>
                </pic:pic>
              </a:graphicData>
            </a:graphic>
          </wp:inline>
        </w:drawing>
      </w:r>
    </w:p>
    <w:p w14:paraId="518DB5B7" w14:textId="77777777" w:rsidR="008051DE" w:rsidRDefault="008051DE" w:rsidP="008051DE">
      <w:pPr>
        <w:jc w:val="center"/>
        <w:rPr>
          <w:szCs w:val="22"/>
        </w:rPr>
      </w:pPr>
      <w:r>
        <w:lastRenderedPageBreak/>
        <w:t xml:space="preserve">Figure </w:t>
      </w:r>
      <w:r>
        <w:rPr>
          <w:szCs w:val="22"/>
        </w:rPr>
        <w:t>30</w:t>
      </w:r>
      <w:r>
        <w:t>. (Top) Time domain model of the PLL used in the carrier recovery circuit and (Bottom) linearized PLL</w:t>
      </w:r>
      <w:r>
        <w:rPr>
          <w:szCs w:val="22"/>
        </w:rPr>
        <w:t>.</w:t>
      </w:r>
    </w:p>
    <w:p w14:paraId="44810B37" w14:textId="77777777" w:rsidR="008051DE" w:rsidRDefault="008051DE" w:rsidP="008051DE">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3.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359"/>
        <w:gridCol w:w="1698"/>
        <w:gridCol w:w="1581"/>
        <w:gridCol w:w="1487"/>
      </w:tblGrid>
      <w:tr w:rsidR="008051DE" w14:paraId="0AB18B0F" w14:textId="77777777" w:rsidTr="00E064CD">
        <w:trPr>
          <w:trHeight w:val="98"/>
        </w:trPr>
        <w:tc>
          <w:tcPr>
            <w:tcW w:w="1359" w:type="dxa"/>
            <w:tcBorders>
              <w:top w:val="single" w:sz="6" w:space="0" w:color="000000"/>
              <w:left w:val="single" w:sz="6" w:space="0" w:color="000000"/>
              <w:bottom w:val="single" w:sz="6" w:space="0" w:color="000000"/>
              <w:right w:val="single" w:sz="6" w:space="0" w:color="000000"/>
            </w:tcBorders>
            <w:hideMark/>
          </w:tcPr>
          <w:p w14:paraId="25981FBD" w14:textId="77777777" w:rsidR="008051DE" w:rsidRDefault="00C32343"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tcBorders>
              <w:top w:val="single" w:sz="6" w:space="0" w:color="000000"/>
              <w:left w:val="single" w:sz="6" w:space="0" w:color="000000"/>
              <w:bottom w:val="single" w:sz="6" w:space="0" w:color="000000"/>
              <w:right w:val="single" w:sz="6" w:space="0" w:color="000000"/>
            </w:tcBorders>
            <w:hideMark/>
          </w:tcPr>
          <w:p w14:paraId="58065892" w14:textId="77777777" w:rsidR="008051DE" w:rsidRDefault="00C32343"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tcBorders>
              <w:top w:val="single" w:sz="6" w:space="0" w:color="000000"/>
              <w:left w:val="single" w:sz="6" w:space="0" w:color="000000"/>
              <w:bottom w:val="single" w:sz="6" w:space="0" w:color="000000"/>
              <w:right w:val="single" w:sz="6" w:space="0" w:color="000000"/>
            </w:tcBorders>
            <w:hideMark/>
          </w:tcPr>
          <w:p w14:paraId="0680BAC0" w14:textId="77777777" w:rsidR="008051DE" w:rsidRDefault="00C32343"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tcBorders>
              <w:top w:val="single" w:sz="6" w:space="0" w:color="000000"/>
              <w:left w:val="single" w:sz="6" w:space="0" w:color="000000"/>
              <w:bottom w:val="single" w:sz="6" w:space="0" w:color="000000"/>
              <w:right w:val="single" w:sz="6" w:space="0" w:color="000000"/>
            </w:tcBorders>
            <w:hideMark/>
          </w:tcPr>
          <w:p w14:paraId="138905D5" w14:textId="77777777" w:rsidR="008051DE" w:rsidRDefault="00C32343"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8051DE" w14:paraId="5CA035CA" w14:textId="77777777" w:rsidTr="00E064CD">
        <w:trPr>
          <w:trHeight w:val="243"/>
        </w:trPr>
        <w:tc>
          <w:tcPr>
            <w:tcW w:w="1359" w:type="dxa"/>
            <w:tcBorders>
              <w:top w:val="single" w:sz="6" w:space="0" w:color="000000"/>
              <w:left w:val="single" w:sz="6" w:space="0" w:color="000000"/>
              <w:bottom w:val="single" w:sz="6" w:space="0" w:color="000000"/>
              <w:right w:val="single" w:sz="6" w:space="0" w:color="000000"/>
            </w:tcBorders>
            <w:vAlign w:val="center"/>
            <w:hideMark/>
          </w:tcPr>
          <w:p w14:paraId="58306749" w14:textId="77777777" w:rsidR="008051DE" w:rsidRDefault="008051DE" w:rsidP="00E064CD">
            <w:pPr>
              <w:spacing w:after="0"/>
              <w:jc w:val="left"/>
            </w:pPr>
            <w:r>
              <w:t>1</w:t>
            </w:r>
          </w:p>
        </w:tc>
        <w:tc>
          <w:tcPr>
            <w:tcW w:w="1698" w:type="dxa"/>
            <w:tcBorders>
              <w:top w:val="single" w:sz="6" w:space="0" w:color="000000"/>
              <w:left w:val="single" w:sz="6" w:space="0" w:color="000000"/>
              <w:bottom w:val="single" w:sz="6" w:space="0" w:color="000000"/>
              <w:right w:val="single" w:sz="6" w:space="0" w:color="000000"/>
            </w:tcBorders>
            <w:vAlign w:val="center"/>
            <w:hideMark/>
          </w:tcPr>
          <w:p w14:paraId="53F73522" w14:textId="77777777" w:rsidR="008051DE" w:rsidRDefault="008051DE" w:rsidP="00E064CD">
            <w:pPr>
              <w:spacing w:after="0"/>
              <w:jc w:val="left"/>
            </w:pPr>
            <w:r>
              <w:t>1</w:t>
            </w:r>
          </w:p>
        </w:tc>
        <w:tc>
          <w:tcPr>
            <w:tcW w:w="1581" w:type="dxa"/>
            <w:tcBorders>
              <w:top w:val="single" w:sz="6" w:space="0" w:color="000000"/>
              <w:left w:val="single" w:sz="6" w:space="0" w:color="000000"/>
              <w:bottom w:val="single" w:sz="6" w:space="0" w:color="000000"/>
              <w:right w:val="single" w:sz="6" w:space="0" w:color="000000"/>
            </w:tcBorders>
            <w:hideMark/>
          </w:tcPr>
          <w:p w14:paraId="4DBE3C7B" w14:textId="77777777" w:rsidR="008051DE" w:rsidRDefault="008051DE" w:rsidP="00E064CD">
            <w:pPr>
              <w:spacing w:after="0"/>
              <w:jc w:val="left"/>
            </w:pPr>
            <w:r>
              <w:t>9600</w:t>
            </w:r>
          </w:p>
        </w:tc>
        <w:tc>
          <w:tcPr>
            <w:tcW w:w="1487" w:type="dxa"/>
            <w:tcBorders>
              <w:top w:val="single" w:sz="6" w:space="0" w:color="000000"/>
              <w:left w:val="single" w:sz="6" w:space="0" w:color="000000"/>
              <w:bottom w:val="single" w:sz="6" w:space="0" w:color="000000"/>
              <w:right w:val="single" w:sz="6" w:space="0" w:color="000000"/>
            </w:tcBorders>
            <w:hideMark/>
          </w:tcPr>
          <w:p w14:paraId="16232070" w14:textId="77777777" w:rsidR="008051DE" w:rsidRDefault="008051DE" w:rsidP="00E064CD">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093C5CB4" w14:textId="77777777" w:rsidR="008051DE" w:rsidRDefault="008051DE" w:rsidP="008051DE">
      <w:pPr>
        <w:rPr>
          <w:szCs w:val="22"/>
        </w:rPr>
      </w:pPr>
    </w:p>
    <w:p w14:paraId="6BBD2274" w14:textId="77777777" w:rsidR="008051DE" w:rsidRDefault="008051DE" w:rsidP="008051DE">
      <w:pPr>
        <w:jc w:val="center"/>
        <w:rPr>
          <w:szCs w:val="22"/>
        </w:rPr>
      </w:pPr>
    </w:p>
    <w:p w14:paraId="51DFBDC4" w14:textId="77777777" w:rsidR="008051DE" w:rsidRPr="00242805" w:rsidRDefault="008051DE" w:rsidP="008051DE">
      <w:pPr>
        <w:pStyle w:val="Caption"/>
        <w:jc w:val="center"/>
        <w:rPr>
          <w:b w:val="0"/>
          <w:noProof/>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3</w:t>
      </w:r>
      <w:r w:rsidRPr="00242805">
        <w:rPr>
          <w:b w:val="0"/>
          <w:sz w:val="22"/>
          <w:szCs w:val="22"/>
        </w:rPr>
        <w:fldChar w:fldCharType="end"/>
      </w:r>
      <w:r w:rsidRPr="00242805">
        <w:rPr>
          <w:b w:val="0"/>
          <w:sz w:val="22"/>
          <w:szCs w:val="22"/>
        </w:rPr>
        <w:t>.</w:t>
      </w:r>
      <w:r w:rsidRPr="00242805">
        <w:rPr>
          <w:b w:val="0"/>
          <w:noProof/>
          <w:sz w:val="22"/>
          <w:szCs w:val="22"/>
        </w:rPr>
        <w:t xml:space="preserve"> Phase detector, VCO, proportional and integral gains</w:t>
      </w:r>
    </w:p>
    <w:p w14:paraId="0F7FEB56" w14:textId="77777777" w:rsidR="008051DE" w:rsidRDefault="008051DE" w:rsidP="008051DE">
      <w:pPr>
        <w:rPr>
          <w:noProof/>
        </w:rPr>
      </w:pPr>
      <w:r>
        <w:rPr>
          <w:noProof/>
        </w:rPr>
        <w:t xml:space="preserve">In order to verify that the desired settling time is achieved, the gains in Table 4 were appropriatly substitued in the Simulink models illustrated in Figure 30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397401A2" w14:textId="77777777" w:rsidR="008051DE" w:rsidRDefault="008051DE" w:rsidP="008051DE">
      <w:pPr>
        <w:jc w:val="center"/>
        <w:rPr>
          <w:szCs w:val="22"/>
        </w:rPr>
      </w:pPr>
      <w:r>
        <w:rPr>
          <w:noProof/>
        </w:rPr>
        <w:drawing>
          <wp:inline distT="0" distB="0" distL="0" distR="0" wp14:anchorId="3CAE0F8B" wp14:editId="7C97205C">
            <wp:extent cx="5783580" cy="19354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l="1762" t="18245" r="1122" b="23888"/>
                    <a:stretch>
                      <a:fillRect/>
                    </a:stretch>
                  </pic:blipFill>
                  <pic:spPr bwMode="auto">
                    <a:xfrm>
                      <a:off x="0" y="0"/>
                      <a:ext cx="5783580" cy="1935480"/>
                    </a:xfrm>
                    <a:prstGeom prst="rect">
                      <a:avLst/>
                    </a:prstGeom>
                    <a:noFill/>
                    <a:ln>
                      <a:noFill/>
                    </a:ln>
                  </pic:spPr>
                </pic:pic>
              </a:graphicData>
            </a:graphic>
          </wp:inline>
        </w:drawing>
      </w:r>
    </w:p>
    <w:p w14:paraId="326F70F4"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31</w:t>
      </w:r>
      <w:r>
        <w:rPr>
          <w:b w:val="0"/>
          <w:sz w:val="22"/>
        </w:rPr>
        <w:fldChar w:fldCharType="end"/>
      </w:r>
      <w:r>
        <w:rPr>
          <w:b w:val="0"/>
          <w:sz w:val="22"/>
          <w:szCs w:val="22"/>
        </w:rPr>
        <w:t>.</w:t>
      </w:r>
      <w:r>
        <w:rPr>
          <w:b w:val="0"/>
          <w:sz w:val="22"/>
        </w:rPr>
        <w:t xml:space="preserve">  Comparison of the actual PLL error response to the linear PLL response</w:t>
      </w:r>
    </w:p>
    <w:p w14:paraId="784D16F4" w14:textId="77777777" w:rsidR="008051DE" w:rsidRDefault="008051DE" w:rsidP="008051DE">
      <w:pPr>
        <w:rPr>
          <w:szCs w:val="22"/>
        </w:rPr>
      </w:pPr>
      <w:r>
        <w:rPr>
          <w:szCs w:val="22"/>
        </w:rPr>
        <w:t xml:space="preserve">In Figure 31, the blue sinusoidal response is the actual PLL response to a phase step while the solid black line is the error response of the linear model.  The step occurred at </w:t>
      </w:r>
      <m:oMath>
        <m:r>
          <w:rPr>
            <w:rFonts w:ascii="Cambria Math" w:hAnsi="Cambria Math"/>
            <w:szCs w:val="22"/>
          </w:rPr>
          <m:t>t=0.3479 sec</m:t>
        </m:r>
      </m:oMath>
      <w:r>
        <w:rPr>
          <w:szCs w:val="22"/>
        </w:rPr>
        <w:t xml:space="preserve"> and reached 2 percent of its final value at </w:t>
      </w:r>
      <m:oMath>
        <m:r>
          <w:rPr>
            <w:rFonts w:ascii="Cambria Math" w:hAnsi="Cambria Math"/>
            <w:szCs w:val="22"/>
          </w:rPr>
          <m:t>t=0.3487sec</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31 below, the PLL still manages to lock onto the reference carrier.  It does so at the cost of long acquisition and lock time.  The time to lock in the extreme case of a 4800 Hz frequency step is approximately 15.8 msec.  Although it’s unlikely the PLL will be subject to such large frequency steps, it demonstrates the robustness of the design.</w:t>
      </w:r>
    </w:p>
    <w:p w14:paraId="4076986F" w14:textId="77777777" w:rsidR="008051DE" w:rsidRDefault="008051DE" w:rsidP="008051DE">
      <w:pPr>
        <w:rPr>
          <w:szCs w:val="22"/>
        </w:rPr>
      </w:pPr>
      <w:r>
        <w:rPr>
          <w:noProof/>
        </w:rPr>
        <w:lastRenderedPageBreak/>
        <w:drawing>
          <wp:inline distT="0" distB="0" distL="0" distR="0" wp14:anchorId="4CC15398" wp14:editId="2FB0D6E5">
            <wp:extent cx="5961380" cy="1614805"/>
            <wp:effectExtent l="0" t="0" r="127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l="711" t="12828" r="1997" b="40422"/>
                    <a:stretch>
                      <a:fillRect/>
                    </a:stretch>
                  </pic:blipFill>
                  <pic:spPr bwMode="auto">
                    <a:xfrm>
                      <a:off x="0" y="0"/>
                      <a:ext cx="5961380" cy="1614805"/>
                    </a:xfrm>
                    <a:prstGeom prst="rect">
                      <a:avLst/>
                    </a:prstGeom>
                    <a:noFill/>
                    <a:ln>
                      <a:noFill/>
                    </a:ln>
                  </pic:spPr>
                </pic:pic>
              </a:graphicData>
            </a:graphic>
          </wp:inline>
        </w:drawing>
      </w:r>
      <w:r>
        <w:rPr>
          <w:szCs w:val="22"/>
        </w:rPr>
        <w:t xml:space="preserve">      </w:t>
      </w:r>
    </w:p>
    <w:p w14:paraId="20C2B5A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32</w:t>
      </w:r>
      <w:r>
        <w:rPr>
          <w:b w:val="0"/>
          <w:sz w:val="22"/>
          <w:szCs w:val="22"/>
        </w:rPr>
        <w:fldChar w:fldCharType="end"/>
      </w:r>
      <w:r>
        <w:rPr>
          <w:b w:val="0"/>
          <w:sz w:val="22"/>
          <w:szCs w:val="22"/>
        </w:rPr>
        <w:t>.</w:t>
      </w:r>
      <w:r>
        <w:rPr>
          <w:b w:val="0"/>
          <w:sz w:val="22"/>
        </w:rPr>
        <w:t xml:space="preserve">  PLL frequency step response to a 4800 Hz step.  Time to lock after frequency step is approximately 15.8 msec.</w:t>
      </w:r>
    </w:p>
    <w:p w14:paraId="68BFFE57" w14:textId="77777777" w:rsidR="008051DE" w:rsidRDefault="008051DE" w:rsidP="008051DE">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33 compares the 4800 Hz square wave from the PLL to the output of the divide by two flip flop.  </w:t>
      </w:r>
    </w:p>
    <w:p w14:paraId="288D49AA" w14:textId="77777777" w:rsidR="008051DE" w:rsidRDefault="008051DE" w:rsidP="008051DE">
      <w:pPr>
        <w:jc w:val="center"/>
        <w:rPr>
          <w:szCs w:val="22"/>
        </w:rPr>
      </w:pPr>
      <w:r>
        <w:rPr>
          <w:noProof/>
        </w:rPr>
        <w:drawing>
          <wp:inline distT="0" distB="0" distL="0" distR="0" wp14:anchorId="2E30DF84" wp14:editId="23FB9A01">
            <wp:extent cx="5830570" cy="2220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l="9775" t="19099" r="7372" b="24744"/>
                    <a:stretch>
                      <a:fillRect/>
                    </a:stretch>
                  </pic:blipFill>
                  <pic:spPr bwMode="auto">
                    <a:xfrm>
                      <a:off x="0" y="0"/>
                      <a:ext cx="5830570" cy="2220595"/>
                    </a:xfrm>
                    <a:prstGeom prst="rect">
                      <a:avLst/>
                    </a:prstGeom>
                    <a:noFill/>
                    <a:ln>
                      <a:noFill/>
                    </a:ln>
                  </pic:spPr>
                </pic:pic>
              </a:graphicData>
            </a:graphic>
          </wp:inline>
        </w:drawing>
      </w:r>
    </w:p>
    <w:p w14:paraId="4F4FD47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33</w:t>
      </w:r>
      <w:r>
        <w:rPr>
          <w:b w:val="0"/>
          <w:sz w:val="22"/>
          <w:szCs w:val="22"/>
        </w:rPr>
        <w:fldChar w:fldCharType="end"/>
      </w:r>
      <w:r>
        <w:rPr>
          <w:b w:val="0"/>
          <w:sz w:val="22"/>
          <w:szCs w:val="22"/>
        </w:rPr>
        <w:t>.</w:t>
      </w:r>
      <w:r>
        <w:rPr>
          <w:b w:val="0"/>
          <w:sz w:val="22"/>
        </w:rPr>
        <w:t xml:space="preserve">  (Top)  4800Hz carrier reference from the PLL after being converted to a square wave.  (Bottom).  2400 Hz in phase carrier following the divide by two flip-flop.</w:t>
      </w:r>
    </w:p>
    <w:p w14:paraId="44971E5E" w14:textId="77777777" w:rsidR="008051DE" w:rsidRDefault="008051DE" w:rsidP="008051DE">
      <w:pPr>
        <w:jc w:val="left"/>
        <w:rPr>
          <w:szCs w:val="22"/>
        </w:rPr>
      </w:pPr>
      <w:r>
        <w:rPr>
          <w:noProof/>
        </w:rPr>
        <w:drawing>
          <wp:inline distT="0" distB="0" distL="0" distR="0" wp14:anchorId="064FE40B" wp14:editId="41EC3F01">
            <wp:extent cx="5747385" cy="1864360"/>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l="2084" t="17960" r="1122" b="26169"/>
                    <a:stretch>
                      <a:fillRect/>
                    </a:stretch>
                  </pic:blipFill>
                  <pic:spPr bwMode="auto">
                    <a:xfrm>
                      <a:off x="0" y="0"/>
                      <a:ext cx="5747385" cy="1864360"/>
                    </a:xfrm>
                    <a:prstGeom prst="rect">
                      <a:avLst/>
                    </a:prstGeom>
                    <a:noFill/>
                    <a:ln>
                      <a:noFill/>
                    </a:ln>
                  </pic:spPr>
                </pic:pic>
              </a:graphicData>
            </a:graphic>
          </wp:inline>
        </w:drawing>
      </w:r>
    </w:p>
    <w:p w14:paraId="7474D203" w14:textId="77777777" w:rsidR="008051DE" w:rsidRDefault="008051DE" w:rsidP="008051DE">
      <w:pPr>
        <w:pStyle w:val="Caption"/>
        <w:jc w:val="center"/>
        <w:rPr>
          <w:b w:val="0"/>
          <w:sz w:val="22"/>
        </w:rPr>
      </w:pPr>
      <w:r>
        <w:rPr>
          <w:b w:val="0"/>
          <w:sz w:val="22"/>
        </w:rPr>
        <w:lastRenderedPageBreak/>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34</w:t>
      </w:r>
      <w:r>
        <w:rPr>
          <w:b w:val="0"/>
          <w:sz w:val="22"/>
          <w:szCs w:val="22"/>
        </w:rPr>
        <w:fldChar w:fldCharType="end"/>
      </w:r>
      <w:r>
        <w:rPr>
          <w:b w:val="0"/>
          <w:sz w:val="22"/>
          <w:szCs w:val="22"/>
        </w:rPr>
        <w:t>.</w:t>
      </w:r>
      <w:r>
        <w:rPr>
          <w:b w:val="0"/>
          <w:sz w:val="22"/>
        </w:rPr>
        <w:t xml:space="preserve">  Transmitted carrier superimpose onto the reconstructed carrier demonstrating the PLL’s ability to track the phase and frequency of the received signal.</w:t>
      </w:r>
    </w:p>
    <w:p w14:paraId="40A9C370" w14:textId="77777777" w:rsidR="008051DE" w:rsidRDefault="008051DE" w:rsidP="008051DE">
      <w:pPr>
        <w:rPr>
          <w:b/>
        </w:rPr>
      </w:pPr>
      <w:r>
        <w:rPr>
          <w:b/>
        </w:rPr>
        <w:t>Timing Recovery Using Early-Late Gate Synchronizer</w:t>
      </w:r>
    </w:p>
    <w:p w14:paraId="4BBB6D63" w14:textId="77777777" w:rsidR="008051DE" w:rsidRDefault="008051DE" w:rsidP="008051DE">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35 illustrates the Manchester data recovered from the mixing of the BPSK signal and the reconstructed carrier.</w:t>
      </w:r>
    </w:p>
    <w:p w14:paraId="706056AA" w14:textId="77777777" w:rsidR="008051DE" w:rsidRDefault="008051DE" w:rsidP="008051DE">
      <w:pPr>
        <w:rPr>
          <w:szCs w:val="22"/>
        </w:rPr>
      </w:pPr>
      <w:r>
        <w:rPr>
          <w:noProof/>
        </w:rPr>
        <w:drawing>
          <wp:inline distT="0" distB="0" distL="0" distR="0" wp14:anchorId="1F39EE5E" wp14:editId="0C7A604C">
            <wp:extent cx="5795010" cy="181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l="1241" t="19383" r="1122" b="26169"/>
                    <a:stretch>
                      <a:fillRect/>
                    </a:stretch>
                  </pic:blipFill>
                  <pic:spPr bwMode="auto">
                    <a:xfrm>
                      <a:off x="0" y="0"/>
                      <a:ext cx="5795010" cy="1816735"/>
                    </a:xfrm>
                    <a:prstGeom prst="rect">
                      <a:avLst/>
                    </a:prstGeom>
                    <a:noFill/>
                    <a:ln>
                      <a:noFill/>
                    </a:ln>
                  </pic:spPr>
                </pic:pic>
              </a:graphicData>
            </a:graphic>
          </wp:inline>
        </w:drawing>
      </w:r>
    </w:p>
    <w:p w14:paraId="3AE9A09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35</w:t>
      </w:r>
      <w:r>
        <w:rPr>
          <w:b w:val="0"/>
          <w:sz w:val="22"/>
          <w:szCs w:val="22"/>
        </w:rPr>
        <w:fldChar w:fldCharType="end"/>
      </w:r>
      <w:r>
        <w:rPr>
          <w:b w:val="0"/>
          <w:sz w:val="22"/>
          <w:szCs w:val="22"/>
        </w:rPr>
        <w:t>.  Recovered</w:t>
      </w:r>
      <w:r>
        <w:rPr>
          <w:b w:val="0"/>
          <w:sz w:val="22"/>
        </w:rPr>
        <w:t xml:space="preserve"> Manchester data that is forwarded to the early late-gate synchronizer for clock extraction.</w:t>
      </w:r>
    </w:p>
    <w:p w14:paraId="2FC25277" w14:textId="77777777" w:rsidR="008051DE" w:rsidRDefault="008051DE" w:rsidP="008051DE">
      <w:pPr>
        <w:rPr>
          <w:szCs w:val="22"/>
        </w:rPr>
      </w:pPr>
      <w:r>
        <w:rPr>
          <w:szCs w:val="22"/>
        </w:rPr>
        <w:t>The method that was chosen for timing recovery was the closed loop early-late synchronizer.  This is a closed loop feedback system similar in operation to a PLL.  It continuously tracks and adjusts a local oscillator until the output clock is synchronous with the recovered Manchester data.  Its operation is can be explained more clearly by considering the Simulink model of the Early-Late gate circuit.</w:t>
      </w:r>
    </w:p>
    <w:p w14:paraId="4CE26D01" w14:textId="77777777" w:rsidR="008051DE" w:rsidRDefault="008051DE" w:rsidP="008051DE">
      <w:pPr>
        <w:jc w:val="center"/>
        <w:rPr>
          <w:b/>
          <w:szCs w:val="22"/>
        </w:rPr>
      </w:pPr>
      <w:r>
        <w:rPr>
          <w:noProof/>
        </w:rPr>
        <w:drawing>
          <wp:inline distT="0" distB="0" distL="0" distR="0" wp14:anchorId="4DCCF669" wp14:editId="4B15F9D4">
            <wp:extent cx="5819140" cy="2588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l="21635" t="35918" r="14262" b="13342"/>
                    <a:stretch>
                      <a:fillRect/>
                    </a:stretch>
                  </pic:blipFill>
                  <pic:spPr bwMode="auto">
                    <a:xfrm>
                      <a:off x="0" y="0"/>
                      <a:ext cx="5819140" cy="2588895"/>
                    </a:xfrm>
                    <a:prstGeom prst="rect">
                      <a:avLst/>
                    </a:prstGeom>
                    <a:noFill/>
                    <a:ln>
                      <a:noFill/>
                    </a:ln>
                  </pic:spPr>
                </pic:pic>
              </a:graphicData>
            </a:graphic>
          </wp:inline>
        </w:drawing>
      </w:r>
    </w:p>
    <w:p w14:paraId="257CAE09"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36</w:t>
      </w:r>
      <w:r>
        <w:rPr>
          <w:b w:val="0"/>
          <w:sz w:val="22"/>
          <w:szCs w:val="22"/>
        </w:rPr>
        <w:fldChar w:fldCharType="end"/>
      </w:r>
      <w:r>
        <w:rPr>
          <w:b w:val="0"/>
          <w:sz w:val="22"/>
          <w:szCs w:val="22"/>
        </w:rPr>
        <w:t>.</w:t>
      </w:r>
      <w:r>
        <w:rPr>
          <w:b w:val="0"/>
          <w:sz w:val="22"/>
        </w:rPr>
        <w:t xml:space="preserve">  Early-Late Gate synchronizer used for clock extraction</w:t>
      </w:r>
    </w:p>
    <w:p w14:paraId="3B2D4D9C" w14:textId="77777777" w:rsidR="008051DE" w:rsidRDefault="008051DE" w:rsidP="008051DE">
      <w:pPr>
        <w:rPr>
          <w:szCs w:val="22"/>
        </w:rPr>
      </w:pPr>
      <w:r>
        <w:rPr>
          <w:szCs w:val="22"/>
        </w:rPr>
        <w:t xml:space="preserve">A low pass filter is placed before the Early-Late gate synchronizer so as to minimize the amount of noise </w:t>
      </w:r>
      <w:r>
        <w:rPr>
          <w:szCs w:val="22"/>
        </w:rPr>
        <w:lastRenderedPageBreak/>
        <w:t xml:space="preserve">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5407384E" w14:textId="77777777" w:rsidR="008051DE" w:rsidRDefault="008051DE" w:rsidP="008051DE">
      <w:pPr>
        <w:jc w:val="left"/>
        <w:rPr>
          <w:szCs w:val="22"/>
        </w:rPr>
      </w:pPr>
    </w:p>
    <w:p w14:paraId="3407F1FC" w14:textId="77777777" w:rsidR="008051DE" w:rsidRDefault="008051DE" w:rsidP="008051DE">
      <w:pPr>
        <w:jc w:val="center"/>
        <w:rPr>
          <w:szCs w:val="22"/>
        </w:rPr>
      </w:pPr>
      <w:r>
        <w:rPr>
          <w:noProof/>
        </w:rPr>
        <w:drawing>
          <wp:inline distT="0" distB="0" distL="0" distR="0" wp14:anchorId="251E1222" wp14:editId="0DAA6D35">
            <wp:extent cx="5949315" cy="31349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l="8014" t="13399" r="8012" b="7925"/>
                    <a:stretch>
                      <a:fillRect/>
                    </a:stretch>
                  </pic:blipFill>
                  <pic:spPr bwMode="auto">
                    <a:xfrm>
                      <a:off x="0" y="0"/>
                      <a:ext cx="5949315" cy="3134995"/>
                    </a:xfrm>
                    <a:prstGeom prst="rect">
                      <a:avLst/>
                    </a:prstGeom>
                    <a:noFill/>
                    <a:ln>
                      <a:noFill/>
                    </a:ln>
                  </pic:spPr>
                </pic:pic>
              </a:graphicData>
            </a:graphic>
          </wp:inline>
        </w:drawing>
      </w:r>
    </w:p>
    <w:p w14:paraId="2FDB2EBC"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37</w:t>
      </w:r>
      <w:r>
        <w:rPr>
          <w:b w:val="0"/>
          <w:sz w:val="22"/>
          <w:szCs w:val="22"/>
        </w:rPr>
        <w:fldChar w:fldCharType="end"/>
      </w:r>
      <w:r>
        <w:rPr>
          <w:b w:val="0"/>
          <w:sz w:val="22"/>
          <w:szCs w:val="22"/>
        </w:rPr>
        <w:t>.</w:t>
      </w:r>
      <w:r>
        <w:rPr>
          <w:b w:val="0"/>
          <w:sz w:val="22"/>
        </w:rPr>
        <w:t xml:space="preserve">  Energy accumulated from the early compared to the energy accumulated from the late gate.  The difference in accumulated energy between the early and late gate is used to drive the VCO towards a synchronous clock</w:t>
      </w:r>
    </w:p>
    <w:p w14:paraId="069CA224" w14:textId="77777777" w:rsidR="008051DE" w:rsidRDefault="008051DE" w:rsidP="008051DE">
      <w:pPr>
        <w:rPr>
          <w:noProof/>
        </w:rPr>
      </w:pPr>
      <w:r>
        <w:rPr>
          <w:noProof/>
        </w:rPr>
        <w:t>Figure 37 depicts the accumulated energy of the early and late gate branches in a addition ot the error signal that feeds the VCO.  The results show that in the first 20 msec the early late gate sychronizer is tracking the received signal.  This is indicated by the large energy difference in the bottom plot of Figure 37.  The transient effect depicted in the accumalted energies in each branch are likely the cause of the start up time of the various filters in the reciever.  The output clock of the VCO is compared to the received signal in Figure 38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4204E943" w14:textId="77777777" w:rsidR="008051DE" w:rsidRDefault="008051DE" w:rsidP="008051DE">
      <w:pPr>
        <w:jc w:val="center"/>
        <w:rPr>
          <w:b/>
          <w:szCs w:val="22"/>
        </w:rPr>
      </w:pPr>
      <w:r>
        <w:rPr>
          <w:noProof/>
        </w:rPr>
        <w:lastRenderedPageBreak/>
        <w:drawing>
          <wp:inline distT="0" distB="0" distL="0" distR="0" wp14:anchorId="5E2C4F56" wp14:editId="64EC8236">
            <wp:extent cx="5949315" cy="2339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l="9454" t="19099" r="8012" b="23318"/>
                    <a:stretch>
                      <a:fillRect/>
                    </a:stretch>
                  </pic:blipFill>
                  <pic:spPr bwMode="auto">
                    <a:xfrm>
                      <a:off x="0" y="0"/>
                      <a:ext cx="5949315" cy="2339340"/>
                    </a:xfrm>
                    <a:prstGeom prst="rect">
                      <a:avLst/>
                    </a:prstGeom>
                    <a:noFill/>
                    <a:ln>
                      <a:noFill/>
                    </a:ln>
                  </pic:spPr>
                </pic:pic>
              </a:graphicData>
            </a:graphic>
          </wp:inline>
        </w:drawing>
      </w:r>
    </w:p>
    <w:p w14:paraId="5175934B"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38</w:t>
      </w:r>
      <w:r>
        <w:rPr>
          <w:b w:val="0"/>
          <w:sz w:val="22"/>
          <w:szCs w:val="22"/>
        </w:rPr>
        <w:fldChar w:fldCharType="end"/>
      </w:r>
      <w:r>
        <w:rPr>
          <w:b w:val="0"/>
          <w:sz w:val="22"/>
          <w:szCs w:val="22"/>
        </w:rPr>
        <w:t>.</w:t>
      </w:r>
      <w:r>
        <w:rPr>
          <w:b w:val="0"/>
          <w:sz w:val="22"/>
        </w:rPr>
        <w:t xml:space="preserve">  The recovered clock after synchronization is compared to the received Manchester data stream to demonstrate phase coherently</w:t>
      </w:r>
    </w:p>
    <w:p w14:paraId="26A089ED" w14:textId="77777777" w:rsidR="008051DE" w:rsidRDefault="008051DE" w:rsidP="008051DE"/>
    <w:p w14:paraId="77D80F3A" w14:textId="7F16EE0C" w:rsidR="008051DE" w:rsidRDefault="003774C0" w:rsidP="008051DE">
      <w:pPr>
        <w:pStyle w:val="Heading3"/>
        <w:numPr>
          <w:ilvl w:val="2"/>
          <w:numId w:val="27"/>
        </w:numPr>
        <w:tabs>
          <w:tab w:val="left" w:pos="720"/>
        </w:tabs>
        <w:ind w:left="0"/>
        <w:textAlignment w:val="auto"/>
      </w:pPr>
      <w:bookmarkStart w:id="44" w:name="_Toc373771139"/>
      <w:r>
        <w:t>Forward Error Correction</w:t>
      </w:r>
      <w:r w:rsidR="008051DE">
        <w:t xml:space="preserve"> (Brandon)</w:t>
      </w:r>
      <w:bookmarkEnd w:id="44"/>
    </w:p>
    <w:p w14:paraId="36CD24DF" w14:textId="289C4712" w:rsidR="008051DE" w:rsidRDefault="008051DE" w:rsidP="008051DE">
      <w:r>
        <w:t>The third digital communication system to</w:t>
      </w:r>
      <w:r w:rsidR="00C32343">
        <w:t xml:space="preserve"> be analyzed is System C – this system</w:t>
      </w:r>
      <w:r>
        <w:t xml:space="preserve"> comprises everything in</w:t>
      </w:r>
      <w:r w:rsidR="00620DA6">
        <w:t xml:space="preserve"> System B plus forward error correction (FEC) </w:t>
      </w:r>
      <w:r>
        <w:t xml:space="preserve">and </w:t>
      </w:r>
      <w:r w:rsidR="00C32343">
        <w:t>a modification to the receiver</w:t>
      </w:r>
      <w:r>
        <w:t>.</w:t>
      </w:r>
      <w:r w:rsidR="00620DA6">
        <w:t xml:space="preserve"> Convolutional coding </w:t>
      </w:r>
      <w:r w:rsidR="000C41F9">
        <w:t>is used for FEC because of its favorable abilities to correct random errors</w:t>
      </w:r>
      <w:r w:rsidR="00620DA6">
        <w:t xml:space="preserve">. </w:t>
      </w:r>
      <w:r w:rsidR="00607802">
        <w:t>T</w:t>
      </w:r>
      <w:r>
        <w:t>he modification</w:t>
      </w:r>
      <w:r w:rsidR="00C32343">
        <w:t xml:space="preserve"> to the receiver</w:t>
      </w:r>
      <w:r>
        <w:t xml:space="preserve"> includes making the BPSK demodulator implement soft-decision decoding instead of hard-decision decoding. </w:t>
      </w:r>
      <w:r w:rsidR="00620DA6">
        <w:t xml:space="preserve">Like FEC itself, soft-decision decoding provides a beneficial </w:t>
      </w:r>
      <w:r w:rsidR="00620DA6">
        <w:rPr>
          <w:i/>
        </w:rPr>
        <w:t>coding gain</w:t>
      </w:r>
      <w:r w:rsidR="00B40F41">
        <w:rPr>
          <w:i/>
        </w:rPr>
        <w:t xml:space="preserve">. </w:t>
      </w:r>
      <w:r w:rsidRPr="00B40F41">
        <w:t>An</w:t>
      </w:r>
      <w:r w:rsidR="000C41F9">
        <w:t xml:space="preserve"> explanation of this will be presented</w:t>
      </w:r>
      <w:r>
        <w:t xml:space="preserve"> shortly as we describe </w:t>
      </w:r>
      <w:r w:rsidR="00620DA6">
        <w:t>System C</w:t>
      </w:r>
      <w:r>
        <w:t xml:space="preserve"> in a clockwise fashion (see Figure 39)</w:t>
      </w:r>
      <w:r w:rsidR="000C41F9">
        <w:t>,</w:t>
      </w:r>
      <w:r>
        <w:t xml:space="preserve"> </w:t>
      </w:r>
      <w:r w:rsidR="000C41F9">
        <w:t xml:space="preserve">starting with the </w:t>
      </w:r>
      <w:r w:rsidR="000C41F9" w:rsidRPr="000C41F9">
        <w:rPr>
          <w:i/>
        </w:rPr>
        <w:t>Convolutional Encoder</w:t>
      </w:r>
      <w:r w:rsidR="003774C0">
        <w:t xml:space="preserve"> and looping</w:t>
      </w:r>
      <w:r w:rsidR="000C41F9">
        <w:t xml:space="preserve"> around to the </w:t>
      </w:r>
      <w:r w:rsidR="000C41F9" w:rsidRPr="000C41F9">
        <w:rPr>
          <w:i/>
        </w:rPr>
        <w:t>Viterbi Decoder</w:t>
      </w:r>
      <w:r>
        <w:t xml:space="preserve">. </w:t>
      </w:r>
    </w:p>
    <w:p w14:paraId="35DB6366" w14:textId="3C8104EA" w:rsidR="003774C0" w:rsidRDefault="00620DA6" w:rsidP="008051DE">
      <w:r>
        <w:rPr>
          <w:noProof/>
        </w:rPr>
        <w:drawing>
          <wp:inline distT="0" distB="0" distL="0" distR="0" wp14:anchorId="3536508B" wp14:editId="470A54F0">
            <wp:extent cx="5943600" cy="2679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79065"/>
                    </a:xfrm>
                    <a:prstGeom prst="rect">
                      <a:avLst/>
                    </a:prstGeom>
                  </pic:spPr>
                </pic:pic>
              </a:graphicData>
            </a:graphic>
          </wp:inline>
        </w:drawing>
      </w:r>
    </w:p>
    <w:p w14:paraId="311DE4D5" w14:textId="02C140F8"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39</w:t>
      </w:r>
      <w:r>
        <w:rPr>
          <w:b w:val="0"/>
          <w:sz w:val="22"/>
          <w:szCs w:val="22"/>
        </w:rPr>
        <w:fldChar w:fldCharType="end"/>
      </w:r>
      <w:r>
        <w:rPr>
          <w:b w:val="0"/>
          <w:sz w:val="22"/>
          <w:szCs w:val="22"/>
        </w:rPr>
        <w:t>.</w:t>
      </w:r>
      <w:r w:rsidR="00607802">
        <w:rPr>
          <w:b w:val="0"/>
          <w:sz w:val="22"/>
        </w:rPr>
        <w:t xml:space="preserve"> A system-level diagram of</w:t>
      </w:r>
      <w:r w:rsidR="003774C0">
        <w:rPr>
          <w:b w:val="0"/>
          <w:sz w:val="22"/>
        </w:rPr>
        <w:t xml:space="preserve"> System C</w:t>
      </w:r>
      <w:r>
        <w:rPr>
          <w:b w:val="0"/>
          <w:sz w:val="22"/>
        </w:rPr>
        <w:t>.</w:t>
      </w:r>
      <w:r w:rsidR="003774C0">
        <w:rPr>
          <w:b w:val="0"/>
          <w:sz w:val="22"/>
        </w:rPr>
        <w:t xml:space="preserve"> A convolutional encoder and Viterbi decoder are used to implement convolutional coding (½ code rate, constraint length 7). </w:t>
      </w:r>
      <w:r>
        <w:rPr>
          <w:b w:val="0"/>
          <w:sz w:val="22"/>
        </w:rPr>
        <w:t>Besides fro</w:t>
      </w:r>
      <w:r w:rsidR="003774C0">
        <w:rPr>
          <w:b w:val="0"/>
          <w:sz w:val="22"/>
        </w:rPr>
        <w:t>m the addition of forward error correction</w:t>
      </w:r>
      <w:r>
        <w:rPr>
          <w:b w:val="0"/>
          <w:sz w:val="22"/>
        </w:rPr>
        <w:t xml:space="preserve">, System C differs from System B in that the BPSK demodulator </w:t>
      </w:r>
      <w:r w:rsidR="00C32343">
        <w:rPr>
          <w:b w:val="0"/>
          <w:sz w:val="22"/>
        </w:rPr>
        <w:t xml:space="preserve">at the receiver </w:t>
      </w:r>
      <w:r>
        <w:rPr>
          <w:b w:val="0"/>
          <w:sz w:val="22"/>
        </w:rPr>
        <w:lastRenderedPageBreak/>
        <w:t xml:space="preserve">implements </w:t>
      </w:r>
      <w:r w:rsidR="003774C0">
        <w:rPr>
          <w:b w:val="0"/>
          <w:sz w:val="22"/>
        </w:rPr>
        <w:t xml:space="preserve">3-bit </w:t>
      </w:r>
      <w:r w:rsidR="00C32343">
        <w:rPr>
          <w:b w:val="0"/>
          <w:sz w:val="22"/>
        </w:rPr>
        <w:t>soft-decision</w:t>
      </w:r>
      <w:r>
        <w:rPr>
          <w:b w:val="0"/>
          <w:sz w:val="22"/>
        </w:rPr>
        <w:t xml:space="preserve"> i</w:t>
      </w:r>
      <w:r w:rsidR="00C32343">
        <w:rPr>
          <w:b w:val="0"/>
          <w:sz w:val="22"/>
        </w:rPr>
        <w:t>nstead of hard-decision</w:t>
      </w:r>
      <w:r>
        <w:rPr>
          <w:b w:val="0"/>
          <w:sz w:val="22"/>
        </w:rPr>
        <w:t>.</w:t>
      </w:r>
    </w:p>
    <w:p w14:paraId="141B79B4" w14:textId="77777777" w:rsidR="00D649AC" w:rsidRDefault="00D649AC" w:rsidP="00D649AC"/>
    <w:p w14:paraId="7D18B9FE" w14:textId="1C7CE1ED" w:rsidR="00D649AC" w:rsidRDefault="00D649AC" w:rsidP="00D649AC">
      <w:r>
        <w:t xml:space="preserve">Figure 39 shows sample time coloring to </w:t>
      </w:r>
      <w:r w:rsidR="004A4D10">
        <w:t xml:space="preserve">show that there are different sampling times throughout the model. The </w:t>
      </w:r>
      <w:r w:rsidR="004A4D10">
        <w:rPr>
          <w:i/>
        </w:rPr>
        <w:t>AX.25</w:t>
      </w:r>
      <w:r w:rsidR="004A4D10">
        <w:t xml:space="preserve"> </w:t>
      </w:r>
      <w:r w:rsidR="004A4D10">
        <w:rPr>
          <w:i/>
        </w:rPr>
        <w:t xml:space="preserve">Frame Generator </w:t>
      </w:r>
      <w:r w:rsidR="004A4D10">
        <w:t xml:space="preserve">outputs bits at a rate of 600 b/sec. Hence, the green represents a sampling time of 1/600 seconds. The </w:t>
      </w:r>
      <w:r w:rsidR="004A4D10">
        <w:rPr>
          <w:i/>
        </w:rPr>
        <w:t xml:space="preserve">Convolutional Encoder </w:t>
      </w:r>
      <w:r w:rsidR="004A4D10">
        <w:t xml:space="preserve">outputs twice as many bits as the </w:t>
      </w:r>
      <w:r w:rsidR="004A4D10">
        <w:rPr>
          <w:i/>
        </w:rPr>
        <w:t>AX.25 Frame Generator</w:t>
      </w:r>
      <w:r w:rsidR="004A4D10">
        <w:t xml:space="preserve">, but its output is a 2-bit signal. Hence, the sampling time after the </w:t>
      </w:r>
      <w:r w:rsidR="004A4D10">
        <w:rPr>
          <w:i/>
        </w:rPr>
        <w:t xml:space="preserve">Convolutional Encoder </w:t>
      </w:r>
      <w:r w:rsidR="004A4D10">
        <w:t xml:space="preserve">is still 1/600 seconds (green). The </w:t>
      </w:r>
      <w:r w:rsidR="004A4D10">
        <w:rPr>
          <w:i/>
        </w:rPr>
        <w:t>Unbuffer</w:t>
      </w:r>
      <w:r w:rsidR="004A4D10">
        <w:t xml:space="preserve"> is used to serialize the 2-bit signal, hence the sampling rate used after the </w:t>
      </w:r>
      <w:r w:rsidR="004A4D10">
        <w:rPr>
          <w:i/>
        </w:rPr>
        <w:t xml:space="preserve">Unbuffer </w:t>
      </w:r>
      <w:r w:rsidR="004A4D10">
        <w:t xml:space="preserve">is 1/1200 seconds (red). This represents the 1200 b/sec data rate that is used by the </w:t>
      </w:r>
      <w:r w:rsidR="004A4D10">
        <w:rPr>
          <w:i/>
        </w:rPr>
        <w:t>BPSK Modulator</w:t>
      </w:r>
      <w:r w:rsidR="004A4D10">
        <w:t xml:space="preserve">. The </w:t>
      </w:r>
      <w:r w:rsidR="004A4D10">
        <w:rPr>
          <w:i/>
        </w:rPr>
        <w:t xml:space="preserve">AWGN Channel </w:t>
      </w:r>
      <w:r w:rsidR="004A4D10">
        <w:t xml:space="preserve">and </w:t>
      </w:r>
      <w:r w:rsidR="004A4D10">
        <w:rPr>
          <w:i/>
        </w:rPr>
        <w:t xml:space="preserve">BPSK Demodulator </w:t>
      </w:r>
      <w:r w:rsidR="004A4D10">
        <w:t xml:space="preserve">both use this 1/1200 second sample time, </w:t>
      </w:r>
      <w:r w:rsidR="00C32343">
        <w:t xml:space="preserve">therefore </w:t>
      </w:r>
      <w:r w:rsidR="004A4D10">
        <w:t xml:space="preserve">those blocks </w:t>
      </w:r>
      <w:r w:rsidR="00C32343">
        <w:t>are colored</w:t>
      </w:r>
      <w:r w:rsidR="004A4D10">
        <w:t xml:space="preserve"> red. However, the output of the </w:t>
      </w:r>
      <w:r w:rsidR="004A4D10">
        <w:rPr>
          <w:i/>
        </w:rPr>
        <w:t>BPSK Demodulator</w:t>
      </w:r>
      <w:r w:rsidR="004A4D10">
        <w:t xml:space="preserve"> is a 3-bit bus. This 3-bit bus does </w:t>
      </w:r>
      <w:r w:rsidR="00C32343">
        <w:t>not need to be serialized, therefore</w:t>
      </w:r>
      <w:r w:rsidR="004A4D10">
        <w:t xml:space="preserve"> no change in sample time</w:t>
      </w:r>
      <w:r w:rsidR="00C32343">
        <w:t xml:space="preserve"> is needed</w:t>
      </w:r>
      <w:r w:rsidR="004A4D10">
        <w:t xml:space="preserve">. However, the soft-decision </w:t>
      </w:r>
      <w:r w:rsidR="004A4D10">
        <w:rPr>
          <w:i/>
        </w:rPr>
        <w:t xml:space="preserve">Viterbi Decoder </w:t>
      </w:r>
      <w:r w:rsidR="004A4D10">
        <w:t xml:space="preserve">requires two 3-bit outputs from the </w:t>
      </w:r>
      <w:r w:rsidR="004A4D10">
        <w:rPr>
          <w:i/>
        </w:rPr>
        <w:t>BPSK Demodulator</w:t>
      </w:r>
      <w:r w:rsidR="004A4D10">
        <w:t xml:space="preserve"> in order to </w:t>
      </w:r>
      <w:r w:rsidR="00DE50A4">
        <w:t xml:space="preserve">execute its error-correcting procedures. Hence, we revert back to the 1/600 second sample time. This means that two 3-bit words are provided to the soft-decision </w:t>
      </w:r>
      <w:r w:rsidR="00DE50A4">
        <w:rPr>
          <w:i/>
        </w:rPr>
        <w:t>Viterbi Decoder</w:t>
      </w:r>
      <w:r w:rsidR="00DE50A4">
        <w:t xml:space="preserve"> at a rate of 600 words/sec. The output of the </w:t>
      </w:r>
      <w:r w:rsidR="00DE50A4">
        <w:rPr>
          <w:i/>
        </w:rPr>
        <w:t xml:space="preserve">Viterbi Decoder </w:t>
      </w:r>
      <w:r w:rsidR="00DE50A4">
        <w:t xml:space="preserve">is a 600 b/sec serial data stream. Lastly, the bit error rate compares two 600 b/sec data streams, so the </w:t>
      </w:r>
      <w:r w:rsidR="00DE50A4">
        <w:rPr>
          <w:i/>
        </w:rPr>
        <w:t>Bit Error Rate</w:t>
      </w:r>
      <w:r w:rsidR="00DE50A4">
        <w:t xml:space="preserve"> block and the </w:t>
      </w:r>
      <w:r w:rsidR="00DE50A4">
        <w:rPr>
          <w:i/>
        </w:rPr>
        <w:t xml:space="preserve">Display </w:t>
      </w:r>
      <w:r w:rsidR="00DE50A4">
        <w:t>block are both colored green. Figure 40 summarizes this information.</w:t>
      </w:r>
    </w:p>
    <w:p w14:paraId="2BDC7CFD" w14:textId="1FB85F9C" w:rsidR="00DE50A4" w:rsidRPr="00DE50A4" w:rsidRDefault="002701E9" w:rsidP="002701E9">
      <w:pPr>
        <w:jc w:val="center"/>
      </w:pPr>
      <w:r w:rsidRPr="002701E9">
        <w:rPr>
          <w:noProof/>
        </w:rPr>
        <w:drawing>
          <wp:inline distT="0" distB="0" distL="0" distR="0" wp14:anchorId="7FA8D8AB" wp14:editId="730B8D26">
            <wp:extent cx="2847975" cy="1114425"/>
            <wp:effectExtent l="76200" t="76200" r="142875" b="142875"/>
            <wp:docPr id="7" name="Picture 7" descr="C:\Users\lifesatrip\Documents\TortoiseSVN\SD\trunk\Documents\Figures\fig_4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fig_40_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7975" cy="11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646E0" w14:textId="4F8FBAB9" w:rsidR="000C41F9" w:rsidRDefault="002701E9" w:rsidP="002701E9">
      <w:pPr>
        <w:jc w:val="center"/>
      </w:pPr>
      <w:r>
        <w:t>Figure 40. The sample color chart for the system-level Simulink model of System C.</w:t>
      </w:r>
    </w:p>
    <w:p w14:paraId="643415DA" w14:textId="4DB925EC" w:rsidR="008051DE" w:rsidRDefault="008051DE" w:rsidP="008051DE">
      <w:pPr>
        <w:jc w:val="left"/>
        <w:rPr>
          <w:b/>
        </w:rPr>
      </w:pPr>
      <w:r>
        <w:rPr>
          <w:b/>
        </w:rPr>
        <w:t>Convol</w:t>
      </w:r>
      <w:r w:rsidR="006B115A">
        <w:rPr>
          <w:b/>
        </w:rPr>
        <w:t>utional Encoding</w:t>
      </w:r>
    </w:p>
    <w:p w14:paraId="1F074222" w14:textId="7AA5B0B4" w:rsidR="008051DE" w:rsidRDefault="008051DE" w:rsidP="008051DE">
      <w:pPr>
        <w:jc w:val="left"/>
      </w:pPr>
      <w:r>
        <w:t>The convolutional encoder</w:t>
      </w:r>
      <w:r w:rsidR="00EE02D5">
        <w:t xml:space="preserve"> holds </w:t>
      </w:r>
      <w:r w:rsidR="00EE02D5">
        <w:rPr>
          <w:i/>
        </w:rPr>
        <w:t xml:space="preserve">k </w:t>
      </w:r>
      <w:r w:rsidR="00EE02D5">
        <w:t>bits of input data (</w:t>
      </w:r>
      <w:r w:rsidR="00EE02D5">
        <w:rPr>
          <w:i/>
        </w:rPr>
        <w:t>k-</w:t>
      </w:r>
      <w:r w:rsidR="00EE02D5">
        <w:t xml:space="preserve">bit message word) to generate an </w:t>
      </w:r>
      <w:r>
        <w:rPr>
          <w:i/>
        </w:rPr>
        <w:t>n</w:t>
      </w:r>
      <w:r w:rsidR="00EE02D5">
        <w:t>-bit output</w:t>
      </w:r>
      <w:r>
        <w:t xml:space="preserve">.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 xml:space="preserve">modulo-2 </w:t>
      </w:r>
      <w:r w:rsidR="002701E9">
        <w:t>adders. As an example, Figure 41</w:t>
      </w:r>
      <w:r>
        <w:t xml:space="preserve"> show</w:t>
      </w:r>
      <w:r w:rsidR="00EE02D5">
        <w:t xml:space="preserve">s a (2, 1, 7) convolutional encoder. </w:t>
      </w:r>
      <w:r w:rsidR="00C64987" w:rsidRPr="00C64987">
        <w:rPr>
          <w:b/>
        </w:rPr>
        <w:t>In fact, the (2, 1, 7) convolutional code will be used solely throughout this senior design project.</w:t>
      </w:r>
      <w:r w:rsidR="00C64987">
        <w:t xml:space="preserve"> </w:t>
      </w:r>
      <w:r w:rsidR="00EE02D5">
        <w:t>The</w:t>
      </w:r>
      <w:r w:rsidR="00667450">
        <w:t xml:space="preserve"> (2, 1, 7) convolutional</w:t>
      </w:r>
      <w:r>
        <w:t xml:space="preserve"> encoder comprises</w:t>
      </w:r>
      <w:r w:rsidR="00EE02D5">
        <w:rPr>
          <w:i/>
        </w:rPr>
        <w:t xml:space="preserve"> K = 7</w:t>
      </w:r>
      <w:r>
        <w:t xml:space="preserve"> stages (or, </w:t>
      </w:r>
      <w:r>
        <w:rPr>
          <w:i/>
        </w:rPr>
        <w:t>K – 1</w:t>
      </w:r>
      <w:r w:rsidR="00EE02D5">
        <w:t xml:space="preserve"> = 6</w:t>
      </w:r>
      <w:r>
        <w:t xml:space="preserve">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The </w:t>
      </w:r>
      <w:r>
        <w:rPr>
          <w:i/>
        </w:rPr>
        <w:t>code rate</w:t>
      </w:r>
      <w:r>
        <w:t xml:space="preserve"> of a convolutional encoder is </w:t>
      </w:r>
      <w:r>
        <w:rPr>
          <w:i/>
        </w:rPr>
        <w:t>k/n</w:t>
      </w:r>
      <w:r w:rsidR="00EE02D5">
        <w:t>, so the code rate for this encoder is ½</w:t>
      </w:r>
      <w:r>
        <w:t xml:space="preserve">. </w:t>
      </w:r>
    </w:p>
    <w:p w14:paraId="7480CAB2" w14:textId="6FA0A228" w:rsidR="008051DE" w:rsidRDefault="00EE02D5" w:rsidP="008051DE">
      <w:pPr>
        <w:jc w:val="center"/>
      </w:pPr>
      <w:r w:rsidRPr="00EE02D5">
        <w:rPr>
          <w:noProof/>
        </w:rPr>
        <w:lastRenderedPageBreak/>
        <w:drawing>
          <wp:inline distT="0" distB="0" distL="0" distR="0" wp14:anchorId="4EFDA14D" wp14:editId="4775072A">
            <wp:extent cx="4391025" cy="1628775"/>
            <wp:effectExtent l="0" t="0" r="9525" b="9525"/>
            <wp:docPr id="2" name="Picture 2" descr="C:\Users\lifesatrip\Documents\TortoiseSVN\SD\trunk\Documents\Figures\fig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fig_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1025" cy="1628775"/>
                    </a:xfrm>
                    <a:prstGeom prst="rect">
                      <a:avLst/>
                    </a:prstGeom>
                    <a:noFill/>
                    <a:ln>
                      <a:noFill/>
                    </a:ln>
                  </pic:spPr>
                </pic:pic>
              </a:graphicData>
            </a:graphic>
          </wp:inline>
        </w:drawing>
      </w:r>
    </w:p>
    <w:p w14:paraId="0BECFF49" w14:textId="4A011B57" w:rsidR="008051DE" w:rsidRDefault="008051DE" w:rsidP="008051DE">
      <w:pPr>
        <w:pStyle w:val="Caption"/>
        <w:jc w:val="center"/>
        <w:rPr>
          <w:b w:val="0"/>
          <w:sz w:val="22"/>
        </w:rPr>
      </w:pPr>
      <w:r>
        <w:rPr>
          <w:b w:val="0"/>
          <w:sz w:val="22"/>
        </w:rPr>
        <w:t xml:space="preserve">Figure </w:t>
      </w:r>
      <w:r w:rsidR="002701E9">
        <w:rPr>
          <w:b w:val="0"/>
          <w:sz w:val="22"/>
          <w:szCs w:val="22"/>
        </w:rPr>
        <w:t>41</w:t>
      </w:r>
      <w:r>
        <w:rPr>
          <w:b w:val="0"/>
          <w:sz w:val="22"/>
          <w:szCs w:val="22"/>
        </w:rPr>
        <w:t>.</w:t>
      </w:r>
      <w:r>
        <w:rPr>
          <w:b w:val="0"/>
          <w:sz w:val="22"/>
        </w:rPr>
        <w:t xml:space="preserve"> (Courtesy of Matlab®) </w:t>
      </w:r>
      <w:r w:rsidR="006729E6">
        <w:rPr>
          <w:b w:val="0"/>
          <w:sz w:val="22"/>
        </w:rPr>
        <w:t xml:space="preserve">A convolutional encoder (1/2 code rate, constraint length 7). </w:t>
      </w:r>
    </w:p>
    <w:p w14:paraId="0EF65E7A" w14:textId="77777777" w:rsidR="00C32343" w:rsidRPr="00C32343" w:rsidRDefault="00C32343" w:rsidP="00C32343"/>
    <w:p w14:paraId="1E0A474C" w14:textId="1AAE7589" w:rsidR="008051DE" w:rsidRDefault="008051DE" w:rsidP="008051DE">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w:t>
      </w:r>
      <w:r w:rsidR="00C32343">
        <w:t>outputted by</w:t>
      </w:r>
      <w:r>
        <w:t xml:space="preserve"> the convolutional encoder. </w:t>
      </w:r>
      <w:r w:rsidR="002701E9">
        <w:t>In Figure 41</w:t>
      </w:r>
      <w:r w:rsidR="00156363">
        <w:t xml:space="preserve">, the top modulo-2 adder provides the first output bit and the bottom modulo-2 adder provides the second output. These two bits combined are the output of this convolutional encoder. Hence, one bit shifts into the encoder and two bits are produced by the encoder. </w:t>
      </w:r>
      <w:r>
        <w:t>The connections between the shift register stages and the modulo-2 adders</w:t>
      </w:r>
      <w:r w:rsidR="00156363">
        <w:t xml:space="preserve">, or the </w:t>
      </w:r>
      <w:r w:rsidR="00156363">
        <w:rPr>
          <w:i/>
        </w:rPr>
        <w:t>generation matrices</w:t>
      </w:r>
      <w:r w:rsidR="00156363">
        <w:t>, characterize</w:t>
      </w:r>
      <w:r>
        <w:t xml:space="preserve"> the convolutional encoder. In other words, some permutations of connections have better error-correcting capabilities than other permutations of connections (Sklar, 2001). </w:t>
      </w:r>
    </w:p>
    <w:p w14:paraId="06AFC3DA" w14:textId="6F23101C" w:rsidR="0013242A" w:rsidRDefault="00426CD5" w:rsidP="008051DE">
      <w:pPr>
        <w:jc w:val="left"/>
      </w:pPr>
      <w:r>
        <w:t xml:space="preserve">The </w:t>
      </w:r>
      <w:r>
        <w:rPr>
          <w:i/>
        </w:rPr>
        <w:t>trellis diagram</w:t>
      </w:r>
      <w:r>
        <w:t xml:space="preserve"> is widely used for showing </w:t>
      </w:r>
      <w:r w:rsidR="003B02D9">
        <w:t>the possible outputs of a convolutional encoder</w:t>
      </w:r>
      <w:r>
        <w:t>.</w:t>
      </w:r>
      <w:r w:rsidR="003B02D9">
        <w:t xml:space="preserve"> However, in the case of the (2, 1, 7) convolutional encoder, the trellis diagram would compose 64 (2</w:t>
      </w:r>
      <w:r w:rsidR="003B02D9">
        <w:rPr>
          <w:vertAlign w:val="superscript"/>
        </w:rPr>
        <w:t xml:space="preserve">K-1 </w:t>
      </w:r>
      <w:r w:rsidR="003B02D9">
        <w:t>= 2</w:t>
      </w:r>
      <w:r w:rsidR="003B02D9">
        <w:rPr>
          <w:vertAlign w:val="superscript"/>
        </w:rPr>
        <w:t>7-1</w:t>
      </w:r>
      <w:r w:rsidR="003B02D9">
        <w:t xml:space="preserve">) states. </w:t>
      </w:r>
      <w:r w:rsidR="00C32343">
        <w:t>Consequently</w:t>
      </w:r>
      <w:r w:rsidR="003B02D9">
        <w:t>, it would not be practical or possible to display the</w:t>
      </w:r>
      <w:r w:rsidR="00D649AC">
        <w:t xml:space="preserve"> full</w:t>
      </w:r>
      <w:r w:rsidR="003B02D9">
        <w:t xml:space="preserve"> trellis diagram in this report. </w:t>
      </w:r>
      <w:r w:rsidR="00D649AC">
        <w:t>However, as a basic</w:t>
      </w:r>
      <w:r w:rsidR="003B02D9">
        <w:t xml:space="preserve"> example, let’s see how the convolutional encoder</w:t>
      </w:r>
      <w:r w:rsidR="00D649AC">
        <w:t xml:space="preserve"> (shown in</w:t>
      </w:r>
      <w:r w:rsidR="002701E9">
        <w:t xml:space="preserve"> Figure 41</w:t>
      </w:r>
      <w:r w:rsidR="00D649AC">
        <w:t>)</w:t>
      </w:r>
      <w:r w:rsidR="003B02D9">
        <w:t xml:space="preserve"> would process the following:</w:t>
      </w:r>
    </w:p>
    <w:p w14:paraId="0B454351" w14:textId="764A9DEB" w:rsidR="00D649AC" w:rsidRPr="00CC798A" w:rsidRDefault="00D649AC" w:rsidP="00D649AC">
      <w:pPr>
        <w:jc w:val="center"/>
        <w:rPr>
          <w:sz w:val="32"/>
          <w:vertAlign w:val="subscript"/>
        </w:rPr>
      </w:pPr>
      <w:r>
        <w:rPr>
          <w:sz w:val="32"/>
        </w:rPr>
        <w:t xml:space="preserve">In </w:t>
      </w:r>
      <w:r w:rsidR="00C32343">
        <w:rPr>
          <w:sz w:val="32"/>
        </w:rPr>
        <w:t xml:space="preserve">the </w:t>
      </w:r>
      <w:r>
        <w:rPr>
          <w:sz w:val="32"/>
        </w:rPr>
        <w:t>convolutional encoder</w:t>
      </w:r>
      <w:r w:rsidR="003B02D9">
        <w:rPr>
          <w:sz w:val="32"/>
        </w:rPr>
        <w:t>:</w:t>
      </w:r>
      <w:r w:rsidR="003B02D9">
        <w:rPr>
          <w:sz w:val="32"/>
        </w:rPr>
        <w:tab/>
      </w:r>
      <w:r w:rsidR="003B02D9" w:rsidRPr="003B02D9">
        <w:rPr>
          <w:sz w:val="32"/>
        </w:rPr>
        <w:t>1101000</w:t>
      </w:r>
      <w:r w:rsidR="00CC798A">
        <w:rPr>
          <w:sz w:val="32"/>
          <w:vertAlign w:val="subscript"/>
        </w:rPr>
        <w:t>2</w:t>
      </w:r>
    </w:p>
    <w:p w14:paraId="330E1CBC" w14:textId="677009B2" w:rsidR="00D649AC" w:rsidRPr="00CC798A" w:rsidRDefault="00CC798A" w:rsidP="00CC798A">
      <w:pPr>
        <w:ind w:left="720" w:firstLine="720"/>
        <w:jc w:val="center"/>
        <w:rPr>
          <w:sz w:val="32"/>
        </w:rPr>
      </w:pPr>
      <w:r>
        <w:rPr>
          <w:sz w:val="32"/>
        </w:rPr>
        <w:t xml:space="preserve">   </w:t>
      </w:r>
      <w:r w:rsidR="00D649AC">
        <w:rPr>
          <w:sz w:val="32"/>
        </w:rPr>
        <w:t>1</w:t>
      </w:r>
      <w:r w:rsidR="00D649AC" w:rsidRPr="00D649AC">
        <w:rPr>
          <w:sz w:val="32"/>
          <w:vertAlign w:val="superscript"/>
        </w:rPr>
        <w:t>st</w:t>
      </w:r>
      <w:r w:rsidR="00D649AC">
        <w:rPr>
          <w:sz w:val="32"/>
        </w:rPr>
        <w:t xml:space="preserve"> output:        (1</w:t>
      </w:r>
      <w:r>
        <w:rPr>
          <w:sz w:val="32"/>
          <w:vertAlign w:val="subscript"/>
        </w:rPr>
        <w:t>2</w:t>
      </w:r>
      <w:r w:rsidR="00D649AC">
        <w:rPr>
          <w:sz w:val="32"/>
        </w:rPr>
        <w:t xml:space="preserve"> + 1</w:t>
      </w:r>
      <w:r>
        <w:rPr>
          <w:sz w:val="32"/>
          <w:vertAlign w:val="subscript"/>
        </w:rPr>
        <w:t>2</w:t>
      </w:r>
      <w:r w:rsidR="00D649AC">
        <w:rPr>
          <w:sz w:val="32"/>
        </w:rPr>
        <w:t xml:space="preserve"> + </w:t>
      </w:r>
      <w:r>
        <w:rPr>
          <w:sz w:val="32"/>
        </w:rPr>
        <w:t>0</w:t>
      </w:r>
      <w:r>
        <w:rPr>
          <w:sz w:val="32"/>
          <w:vertAlign w:val="subscript"/>
        </w:rPr>
        <w:t xml:space="preserve">2 </w:t>
      </w:r>
      <w:r>
        <w:rPr>
          <w:sz w:val="32"/>
        </w:rPr>
        <w:t xml:space="preserve">+ </w:t>
      </w:r>
      <w:r w:rsidR="00D649AC">
        <w:rPr>
          <w:sz w:val="32"/>
        </w:rPr>
        <w:t>1</w:t>
      </w:r>
      <w:r>
        <w:rPr>
          <w:sz w:val="32"/>
          <w:vertAlign w:val="subscript"/>
        </w:rPr>
        <w:t xml:space="preserve">2 </w:t>
      </w:r>
      <w:r>
        <w:rPr>
          <w:sz w:val="32"/>
        </w:rPr>
        <w:t>+ 0</w:t>
      </w:r>
      <w:r>
        <w:rPr>
          <w:sz w:val="32"/>
          <w:vertAlign w:val="subscript"/>
        </w:rPr>
        <w:t>2</w:t>
      </w:r>
      <w:r w:rsidR="00D649AC">
        <w:rPr>
          <w:sz w:val="32"/>
        </w:rPr>
        <w:t>) % 2 = 1</w:t>
      </w:r>
      <w:r>
        <w:rPr>
          <w:sz w:val="32"/>
          <w:vertAlign w:val="subscript"/>
        </w:rPr>
        <w:t>2</w:t>
      </w:r>
    </w:p>
    <w:p w14:paraId="03E36694" w14:textId="5030F23E" w:rsidR="00D649AC" w:rsidRPr="00CC798A" w:rsidRDefault="00D649AC" w:rsidP="00D649AC">
      <w:pPr>
        <w:ind w:left="1440" w:firstLine="720"/>
        <w:rPr>
          <w:sz w:val="32"/>
        </w:rPr>
      </w:pPr>
      <w:r>
        <w:rPr>
          <w:sz w:val="32"/>
        </w:rPr>
        <w:t xml:space="preserve">    2</w:t>
      </w:r>
      <w:r w:rsidRPr="00D649AC">
        <w:rPr>
          <w:sz w:val="32"/>
          <w:vertAlign w:val="superscript"/>
        </w:rPr>
        <w:t>nd</w:t>
      </w:r>
      <w:r>
        <w:rPr>
          <w:sz w:val="32"/>
        </w:rPr>
        <w:t xml:space="preserve"> output: </w:t>
      </w:r>
      <w:r>
        <w:rPr>
          <w:sz w:val="32"/>
        </w:rPr>
        <w:tab/>
        <w:t xml:space="preserve"> (1</w:t>
      </w:r>
      <w:r w:rsidR="00CC798A">
        <w:rPr>
          <w:sz w:val="32"/>
          <w:vertAlign w:val="subscript"/>
        </w:rPr>
        <w:t>2</w:t>
      </w:r>
      <w:r>
        <w:rPr>
          <w:sz w:val="32"/>
        </w:rPr>
        <w:t xml:space="preserve"> + </w:t>
      </w:r>
      <w:r w:rsidR="00CC798A">
        <w:rPr>
          <w:sz w:val="32"/>
        </w:rPr>
        <w:t>0</w:t>
      </w:r>
      <w:r w:rsidR="00CC798A">
        <w:rPr>
          <w:sz w:val="32"/>
          <w:vertAlign w:val="subscript"/>
        </w:rPr>
        <w:t>2</w:t>
      </w:r>
      <w:r w:rsidR="00CC798A">
        <w:rPr>
          <w:sz w:val="32"/>
        </w:rPr>
        <w:t xml:space="preserve"> + </w:t>
      </w:r>
      <w:r>
        <w:rPr>
          <w:sz w:val="32"/>
        </w:rPr>
        <w:t>1</w:t>
      </w:r>
      <w:r w:rsidR="00CC798A">
        <w:rPr>
          <w:sz w:val="32"/>
          <w:vertAlign w:val="subscript"/>
        </w:rPr>
        <w:t xml:space="preserve">2 </w:t>
      </w:r>
      <w:r w:rsidR="00CC798A">
        <w:rPr>
          <w:sz w:val="32"/>
        </w:rPr>
        <w:t>+ 0</w:t>
      </w:r>
      <w:r w:rsidR="00CC798A">
        <w:rPr>
          <w:sz w:val="32"/>
          <w:vertAlign w:val="subscript"/>
        </w:rPr>
        <w:t>2</w:t>
      </w:r>
      <w:r w:rsidR="00CC798A">
        <w:rPr>
          <w:sz w:val="32"/>
        </w:rPr>
        <w:t xml:space="preserve"> + 0</w:t>
      </w:r>
      <w:r w:rsidR="00CC798A">
        <w:rPr>
          <w:sz w:val="32"/>
          <w:vertAlign w:val="subscript"/>
        </w:rPr>
        <w:t>2</w:t>
      </w:r>
      <w:r>
        <w:rPr>
          <w:sz w:val="32"/>
        </w:rPr>
        <w:t>) % 2 = 0</w:t>
      </w:r>
      <w:r w:rsidR="00CC798A">
        <w:rPr>
          <w:sz w:val="32"/>
          <w:vertAlign w:val="subscript"/>
        </w:rPr>
        <w:t>2</w:t>
      </w:r>
    </w:p>
    <w:p w14:paraId="422AB056" w14:textId="27992A2C" w:rsidR="00D649AC" w:rsidRPr="00CC798A" w:rsidRDefault="00D649AC" w:rsidP="00D649AC">
      <w:pPr>
        <w:ind w:left="1440" w:firstLine="720"/>
        <w:rPr>
          <w:sz w:val="32"/>
          <w:vertAlign w:val="subscript"/>
        </w:rPr>
      </w:pPr>
      <w:r>
        <w:rPr>
          <w:sz w:val="32"/>
        </w:rPr>
        <w:t xml:space="preserve">  2-bit output:</w:t>
      </w:r>
      <w:r>
        <w:rPr>
          <w:sz w:val="32"/>
        </w:rPr>
        <w:tab/>
        <w:t xml:space="preserve"> 01</w:t>
      </w:r>
      <w:r w:rsidR="00CC798A">
        <w:rPr>
          <w:sz w:val="32"/>
          <w:vertAlign w:val="subscript"/>
        </w:rPr>
        <w:t>2</w:t>
      </w:r>
    </w:p>
    <w:p w14:paraId="0FE13DB9" w14:textId="64F52257" w:rsidR="00AC0E5D" w:rsidRPr="00AC0E5D" w:rsidRDefault="00AC0E5D" w:rsidP="00AC0E5D">
      <w:pPr>
        <w:jc w:val="left"/>
      </w:pPr>
      <w:r>
        <w:t xml:space="preserve">The </w:t>
      </w:r>
      <w:r>
        <w:rPr>
          <w:i/>
        </w:rPr>
        <w:t xml:space="preserve">poly2trellis </w:t>
      </w:r>
      <w:r>
        <w:t xml:space="preserve">function is used by Simulink to generate the functionality of the </w:t>
      </w:r>
      <w:r>
        <w:rPr>
          <w:i/>
        </w:rPr>
        <w:t>Convolutional Encoder</w:t>
      </w:r>
      <w:r>
        <w:t xml:space="preserve">. Hence, the command </w:t>
      </w:r>
      <w:r>
        <w:rPr>
          <w:b/>
        </w:rPr>
        <w:t xml:space="preserve">poly2trellis(7, [171 133]) </w:t>
      </w:r>
      <w:r>
        <w:t xml:space="preserve">was entered in the </w:t>
      </w:r>
      <w:r>
        <w:rPr>
          <w:i/>
        </w:rPr>
        <w:t>trellis structure</w:t>
      </w:r>
      <w:r>
        <w:t xml:space="preserve"> parameter field. The argument is interpreted a</w:t>
      </w:r>
      <w:r>
        <w:t>s a</w:t>
      </w:r>
      <w:r>
        <w:t xml:space="preserve"> convolutional enco</w:t>
      </w:r>
      <w:r>
        <w:t xml:space="preserve">der with constraint length 7 and whose </w:t>
      </w:r>
      <w:r>
        <w:t>generation matrices (or shift register connections) are described in octal code. Th</w:t>
      </w:r>
      <w:r>
        <w:t>e upper generation matrix is 171</w:t>
      </w:r>
      <w:r>
        <w:rPr>
          <w:vertAlign w:val="subscript"/>
        </w:rPr>
        <w:t>8</w:t>
      </w:r>
      <w:r>
        <w:t xml:space="preserve"> and the </w:t>
      </w:r>
      <w:r>
        <w:t>lower</w:t>
      </w:r>
      <w:r>
        <w:t xml:space="preserve"> generation matrix </w:t>
      </w:r>
      <w:r>
        <w:t>is 133</w:t>
      </w:r>
      <w:r>
        <w:rPr>
          <w:vertAlign w:val="subscript"/>
        </w:rPr>
        <w:t>8</w:t>
      </w:r>
      <w:r>
        <w:t>. This can be verified by studying the connections shown in Figure 41.</w:t>
      </w:r>
    </w:p>
    <w:p w14:paraId="1218C408" w14:textId="77777777" w:rsidR="002701E9" w:rsidRDefault="002701E9" w:rsidP="002701E9">
      <w:pPr>
        <w:jc w:val="left"/>
      </w:pPr>
    </w:p>
    <w:p w14:paraId="37DCA582" w14:textId="204122ED" w:rsidR="002701E9" w:rsidRDefault="002701E9" w:rsidP="002701E9">
      <w:pPr>
        <w:jc w:val="left"/>
        <w:rPr>
          <w:b/>
        </w:rPr>
      </w:pPr>
      <w:r>
        <w:rPr>
          <w:b/>
        </w:rPr>
        <w:t>1200 b/sec BPSK Modulator</w:t>
      </w:r>
    </w:p>
    <w:p w14:paraId="29DC1D10" w14:textId="1C931E94" w:rsidR="00B40880" w:rsidRDefault="002701E9" w:rsidP="002701E9">
      <w:pPr>
        <w:jc w:val="left"/>
      </w:pPr>
      <w:r>
        <w:t xml:space="preserve">Figure 39 shows a BPSK modulator block used to generate a 1200 b/sec BPSK modulated baseband </w:t>
      </w:r>
      <w:r>
        <w:lastRenderedPageBreak/>
        <w:t xml:space="preserve">signal. The serialized output of the convolutional encoder is used as the modulating signal. </w:t>
      </w:r>
      <w:r w:rsidR="00B40880">
        <w:t>Hence, the input of the BPSK modulator is a digital bitstream (0 and 1) and the output of the BPSK modulator is</w:t>
      </w:r>
      <w:r w:rsidR="00C32343">
        <w:t xml:space="preserve"> a baseband signal with amplitudes</w:t>
      </w:r>
      <w:r w:rsidR="00B40880">
        <w:t xml:space="preserve"> +1 V and -1 V. The phase offset used by the BPSK modulator is 0°.</w:t>
      </w:r>
    </w:p>
    <w:p w14:paraId="005AAEB2" w14:textId="16F1E041" w:rsidR="00891FA7" w:rsidRDefault="00891FA7" w:rsidP="002701E9">
      <w:pPr>
        <w:jc w:val="left"/>
      </w:pPr>
      <w:r>
        <w:t>Baseband signals can replace passband signals here</w:t>
      </w:r>
      <w:r w:rsidR="00D76DF3">
        <w:t xml:space="preserve"> because the baseband optimum receiver is essentially configured the same as the passband optimum receiver (Silage, 2009).</w:t>
      </w:r>
    </w:p>
    <w:p w14:paraId="301B3BD5" w14:textId="77777777" w:rsidR="00B40880" w:rsidRDefault="00B40880" w:rsidP="002701E9">
      <w:pPr>
        <w:jc w:val="left"/>
      </w:pPr>
    </w:p>
    <w:p w14:paraId="7B2816B9" w14:textId="77777777" w:rsidR="00891FA7" w:rsidRDefault="00891FA7" w:rsidP="002701E9">
      <w:pPr>
        <w:jc w:val="left"/>
        <w:rPr>
          <w:b/>
        </w:rPr>
      </w:pPr>
      <w:r>
        <w:rPr>
          <w:b/>
        </w:rPr>
        <w:t xml:space="preserve">AWGN Channel </w:t>
      </w:r>
    </w:p>
    <w:p w14:paraId="72CC1B67" w14:textId="143BE6B1" w:rsidR="00EF49D5" w:rsidRDefault="00891FA7" w:rsidP="002701E9">
      <w:pPr>
        <w:jc w:val="left"/>
      </w:pPr>
      <w:r>
        <w:t xml:space="preserve">Figure 39 shows the </w:t>
      </w:r>
      <w:r>
        <w:rPr>
          <w:i/>
        </w:rPr>
        <w:t xml:space="preserve">AWGN Channel </w:t>
      </w:r>
      <w:r>
        <w:t xml:space="preserve">being used to model random noise that pollutes satellite communication signals. </w:t>
      </w:r>
      <w:r w:rsidR="00C64987">
        <w:t>Figure 42</w:t>
      </w:r>
      <w:r w:rsidR="00D76DF3">
        <w:t xml:space="preserve"> shows the configurations of the </w:t>
      </w:r>
      <w:r w:rsidR="00D76DF3">
        <w:rPr>
          <w:i/>
        </w:rPr>
        <w:t xml:space="preserve">AWGN Channel </w:t>
      </w:r>
      <w:r w:rsidR="00D76DF3">
        <w:t xml:space="preserve">block. The signal-to-noise ratio is specified in units of </w:t>
      </w:r>
      <w:r w:rsidR="00C64987">
        <w:t xml:space="preserve">the ratio of </w:t>
      </w:r>
      <w:r w:rsidR="00D76DF3">
        <w:t>energy per bit to no</w:t>
      </w:r>
      <w:r w:rsidR="00C64987">
        <w:t>ise power spectral density</w:t>
      </w:r>
      <w:r w:rsidR="00D76DF3">
        <w:t xml:space="preserve"> </w:t>
      </w:r>
      <w:r w:rsidR="00D76DF3">
        <w:rPr>
          <w:i/>
        </w:rPr>
        <w:t>Eb/No (</w:t>
      </w:r>
      <w:r w:rsidR="00D76DF3">
        <w:t>dB)</w:t>
      </w:r>
      <w:r w:rsidR="00D76DF3">
        <w:rPr>
          <w:i/>
        </w:rPr>
        <w:t xml:space="preserve">. </w:t>
      </w:r>
      <w:r w:rsidR="00EF49D5">
        <w:t xml:space="preserve">This field uses the </w:t>
      </w:r>
      <w:r w:rsidR="00C64987">
        <w:t xml:space="preserve">constant </w:t>
      </w:r>
      <w:r w:rsidR="00EF49D5">
        <w:t xml:space="preserve">parameter </w:t>
      </w:r>
      <w:r w:rsidR="00EF49D5">
        <w:rPr>
          <w:i/>
        </w:rPr>
        <w:t>EbNo</w:t>
      </w:r>
      <w:r w:rsidR="00EF49D5">
        <w:t xml:space="preserve"> to set the desired SNR value in dB. </w:t>
      </w:r>
    </w:p>
    <w:p w14:paraId="5834CCD1" w14:textId="2AF63CB3" w:rsidR="00D76DF3" w:rsidRPr="00EF49D5" w:rsidRDefault="00EF49D5" w:rsidP="002701E9">
      <w:pPr>
        <w:jc w:val="left"/>
      </w:pPr>
      <w:r>
        <w:t xml:space="preserve">The </w:t>
      </w:r>
      <w:r>
        <w:rPr>
          <w:i/>
        </w:rPr>
        <w:t>Convolutional</w:t>
      </w:r>
      <w:r w:rsidRPr="00EF49D5">
        <w:rPr>
          <w:i/>
        </w:rPr>
        <w:t xml:space="preserve"> Encoder</w:t>
      </w:r>
      <w:r>
        <w:t xml:space="preserve"> is configured as a ½ rate encoder. For every one bit, the encoder adds another two bits. To accommodate this, and add the correct amount of noise, the </w:t>
      </w:r>
      <w:r>
        <w:rPr>
          <w:i/>
        </w:rPr>
        <w:t xml:space="preserve">Eb/No (dB) </w:t>
      </w:r>
      <w:r>
        <w:t>parameter of the AWGN block is effectively halved by subtracting 10*log</w:t>
      </w:r>
      <w:r>
        <w:rPr>
          <w:vertAlign w:val="subscript"/>
        </w:rPr>
        <w:t>10</w:t>
      </w:r>
      <w:r>
        <w:t>(2).</w:t>
      </w:r>
    </w:p>
    <w:p w14:paraId="26C64B3D" w14:textId="063CAA96" w:rsidR="002701E9" w:rsidRPr="002701E9" w:rsidRDefault="00D76DF3" w:rsidP="00D76DF3">
      <w:pPr>
        <w:jc w:val="center"/>
      </w:pPr>
      <w:r w:rsidRPr="00D76DF3">
        <w:rPr>
          <w:i/>
          <w:noProof/>
        </w:rPr>
        <w:drawing>
          <wp:inline distT="0" distB="0" distL="0" distR="0" wp14:anchorId="25AE6581" wp14:editId="2EB1553D">
            <wp:extent cx="3238500" cy="3562350"/>
            <wp:effectExtent l="76200" t="76200" r="133350" b="133350"/>
            <wp:docPr id="8" name="Picture 8" descr="C:\Users\lifesatrip\Documents\TortoiseSVN\SD\trunk\Documents\Figures\fig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fesatrip\Documents\TortoiseSVN\SD\trunk\Documents\Figures\fig_4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85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50FD1" w14:textId="7426CE86" w:rsidR="002701E9" w:rsidRDefault="00C64987" w:rsidP="00EF49D5">
      <w:pPr>
        <w:spacing w:after="0"/>
        <w:jc w:val="center"/>
      </w:pPr>
      <w:r>
        <w:t>Figure 42</w:t>
      </w:r>
      <w:r w:rsidR="00EF49D5">
        <w:t xml:space="preserve">. The configuration for the </w:t>
      </w:r>
      <w:r w:rsidR="00EF49D5">
        <w:rPr>
          <w:i/>
        </w:rPr>
        <w:t xml:space="preserve">AWGN Channel </w:t>
      </w:r>
      <w:r w:rsidR="00EF49D5">
        <w:t xml:space="preserve">block used in the </w:t>
      </w:r>
    </w:p>
    <w:p w14:paraId="7FABF074" w14:textId="5CF1C8B0" w:rsidR="00EF49D5" w:rsidRPr="00EF49D5" w:rsidRDefault="00EF49D5" w:rsidP="00EF49D5">
      <w:pPr>
        <w:spacing w:after="0"/>
        <w:jc w:val="center"/>
      </w:pPr>
      <w:r>
        <w:t>system-level Simulink model of System C.</w:t>
      </w:r>
    </w:p>
    <w:p w14:paraId="0C0281D6" w14:textId="45E2FAEE" w:rsidR="003B02D9" w:rsidRPr="003B02D9" w:rsidRDefault="00D649AC" w:rsidP="003B02D9">
      <w:pPr>
        <w:jc w:val="center"/>
        <w:rPr>
          <w:sz w:val="32"/>
        </w:rPr>
      </w:pPr>
      <w:r>
        <w:rPr>
          <w:sz w:val="32"/>
        </w:rPr>
        <w:t xml:space="preserve">      </w:t>
      </w:r>
    </w:p>
    <w:p w14:paraId="0E7B0A80" w14:textId="2C10640A" w:rsidR="00262DF9" w:rsidRDefault="00262DF9" w:rsidP="008051DE">
      <w:pPr>
        <w:jc w:val="left"/>
      </w:pPr>
      <w:r>
        <w:t xml:space="preserve">Since BPSK modulation is used, </w:t>
      </w:r>
      <w:r w:rsidR="00C64987">
        <w:t>a single</w:t>
      </w:r>
      <w:r>
        <w:t xml:space="preserve"> bit represents a symbol. Additionally, since we are dealing with a 1 V baseband signal, the nominal input signal is 1 W. Since BPSK modulation is used, the symbol </w:t>
      </w:r>
      <w:r>
        <w:lastRenderedPageBreak/>
        <w:t>period is the same as the bit period (1/1200 seconds).</w:t>
      </w:r>
      <w:r w:rsidR="009862DC">
        <w:t xml:space="preserve"> Figure 43 is a time capture showing 10 bits being transmitted (yellow) and received (red).</w:t>
      </w:r>
      <w:r>
        <w:t xml:space="preserve"> </w:t>
      </w:r>
    </w:p>
    <w:p w14:paraId="28A51158" w14:textId="001DF71E" w:rsidR="009862DC" w:rsidRDefault="009862DC" w:rsidP="008051DE">
      <w:pPr>
        <w:jc w:val="left"/>
      </w:pPr>
      <w:r w:rsidRPr="009862DC">
        <w:rPr>
          <w:noProof/>
        </w:rPr>
        <w:drawing>
          <wp:inline distT="0" distB="0" distL="0" distR="0" wp14:anchorId="73FAA2BB" wp14:editId="36409C39">
            <wp:extent cx="5943600" cy="2631141"/>
            <wp:effectExtent l="0" t="0" r="0" b="0"/>
            <wp:docPr id="10" name="Picture 10" descr="C:\Users\lifesatrip\Documents\TortoiseSVN\SD\trunk\Documents\Figures\fig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fig_4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31141"/>
                    </a:xfrm>
                    <a:prstGeom prst="rect">
                      <a:avLst/>
                    </a:prstGeom>
                    <a:noFill/>
                    <a:ln>
                      <a:noFill/>
                    </a:ln>
                  </pic:spPr>
                </pic:pic>
              </a:graphicData>
            </a:graphic>
          </wp:inline>
        </w:drawing>
      </w:r>
    </w:p>
    <w:p w14:paraId="67B5FC8A" w14:textId="5F26CDA9" w:rsidR="009862DC" w:rsidRDefault="009862DC" w:rsidP="008051DE">
      <w:pPr>
        <w:jc w:val="left"/>
      </w:pPr>
      <w:r>
        <w:t>Figure 43. Output of the 1200 b/sec BPSK baseband signal through AWGN. The yellow signal represents the transmitted signal and the red signal represents the received signal (</w:t>
      </w:r>
      <w:r w:rsidR="00C64987">
        <w:t>after</w:t>
      </w:r>
      <w:r>
        <w:t xml:space="preserve"> AWGN).</w:t>
      </w:r>
    </w:p>
    <w:p w14:paraId="348E7DF3" w14:textId="214E992F" w:rsidR="003B02D9" w:rsidRDefault="00262DF9" w:rsidP="008051DE">
      <w:pPr>
        <w:jc w:val="left"/>
      </w:pPr>
      <w:r>
        <w:t xml:space="preserve"> </w:t>
      </w:r>
    </w:p>
    <w:p w14:paraId="2895B93A" w14:textId="1091371E" w:rsidR="00262DF9" w:rsidRDefault="00262DF9" w:rsidP="008051DE">
      <w:pPr>
        <w:jc w:val="left"/>
        <w:rPr>
          <w:b/>
        </w:rPr>
      </w:pPr>
      <w:r>
        <w:rPr>
          <w:b/>
        </w:rPr>
        <w:t>1200 b/sec BPSK Demodulator</w:t>
      </w:r>
    </w:p>
    <w:p w14:paraId="1BC0629B" w14:textId="432675D6" w:rsidR="00974B4B" w:rsidRDefault="00974B4B" w:rsidP="008051DE">
      <w:pPr>
        <w:jc w:val="left"/>
      </w:pPr>
      <w:r>
        <w:t>The BPSK demodulator is used to demodulate the noisy baseband signal output of</w:t>
      </w:r>
      <w:r w:rsidR="00AC0E5D">
        <w:t xml:space="preserve"> the AWGN channel. The output</w:t>
      </w:r>
      <w:r>
        <w:t xml:space="preserve"> of the BPSK demodulator is essentially the output of the matched filter (integrate and dump) filter</w:t>
      </w:r>
      <w:r w:rsidR="00AC0E5D">
        <w:t xml:space="preserve"> in the bit recovery process</w:t>
      </w:r>
      <w:r>
        <w:t>. However, instead of implementing hard-decision decoding and producing a logic 0 or 1 as output, the output of the matched filter is scalar quantization</w:t>
      </w:r>
      <w:r w:rsidR="00063817">
        <w:t xml:space="preserve"> (SQ)</w:t>
      </w:r>
      <w:r>
        <w:t xml:space="preserve"> encoded into a 3-bit signal. The range of the 3-bit output</w:t>
      </w:r>
      <w:r w:rsidR="00063817">
        <w:t xml:space="preserve"> of the SQ encoder</w:t>
      </w:r>
      <w:r>
        <w:t xml:space="preserve"> represents the confidence level of the demodulated signal actually being a logic 0 or 1 (shown in Table 4).</w:t>
      </w:r>
      <w:r w:rsidR="004337CE">
        <w:t xml:space="preserve"> </w:t>
      </w:r>
      <w:r w:rsidR="00063817">
        <w:t xml:space="preserve">This indecisiveness justifies the term “soft-decision” decoding. </w:t>
      </w:r>
      <w:r w:rsidR="004337CE">
        <w:t xml:space="preserve">Figure 42 shows the circuit used to implement this 3-bit scalar quantization encoding. </w:t>
      </w:r>
    </w:p>
    <w:p w14:paraId="131FEF0F" w14:textId="77777777" w:rsidR="00C5569A" w:rsidRDefault="00C5569A" w:rsidP="008051DE">
      <w:pPr>
        <w:jc w:val="left"/>
      </w:pPr>
    </w:p>
    <w:tbl>
      <w:tblPr>
        <w:tblStyle w:val="TableGrid"/>
        <w:tblW w:w="0" w:type="auto"/>
        <w:jc w:val="center"/>
        <w:tblLook w:val="04A0" w:firstRow="1" w:lastRow="0" w:firstColumn="1" w:lastColumn="0" w:noHBand="0" w:noVBand="1"/>
      </w:tblPr>
      <w:tblGrid>
        <w:gridCol w:w="4675"/>
        <w:gridCol w:w="4675"/>
      </w:tblGrid>
      <w:tr w:rsidR="00974B4B" w14:paraId="7898CD04" w14:textId="77777777" w:rsidTr="000E3412">
        <w:trPr>
          <w:jc w:val="center"/>
        </w:trPr>
        <w:tc>
          <w:tcPr>
            <w:tcW w:w="4675" w:type="dxa"/>
          </w:tcPr>
          <w:p w14:paraId="4A8A463A" w14:textId="714E41CA" w:rsidR="00974B4B" w:rsidRPr="00974B4B" w:rsidRDefault="00974B4B" w:rsidP="00974B4B">
            <w:pPr>
              <w:jc w:val="center"/>
              <w:rPr>
                <w:b/>
              </w:rPr>
            </w:pPr>
            <w:r>
              <w:rPr>
                <w:b/>
              </w:rPr>
              <w:t>Input Value</w:t>
            </w:r>
          </w:p>
        </w:tc>
        <w:tc>
          <w:tcPr>
            <w:tcW w:w="4675" w:type="dxa"/>
          </w:tcPr>
          <w:p w14:paraId="35B4EA99" w14:textId="226D741C" w:rsidR="00974B4B" w:rsidRPr="00974B4B" w:rsidRDefault="00974B4B" w:rsidP="00974B4B">
            <w:pPr>
              <w:jc w:val="center"/>
              <w:rPr>
                <w:b/>
              </w:rPr>
            </w:pPr>
            <w:r>
              <w:rPr>
                <w:b/>
              </w:rPr>
              <w:t>Confidence</w:t>
            </w:r>
          </w:p>
        </w:tc>
      </w:tr>
      <w:tr w:rsidR="00974B4B" w14:paraId="40DE542F" w14:textId="77777777" w:rsidTr="000E3412">
        <w:trPr>
          <w:jc w:val="center"/>
        </w:trPr>
        <w:tc>
          <w:tcPr>
            <w:tcW w:w="4675" w:type="dxa"/>
            <w:vAlign w:val="center"/>
          </w:tcPr>
          <w:p w14:paraId="18FDFFB4" w14:textId="6C80FE65" w:rsidR="00974B4B" w:rsidRDefault="00974B4B" w:rsidP="000E3412">
            <w:pPr>
              <w:jc w:val="center"/>
            </w:pPr>
            <w:r>
              <w:t>0</w:t>
            </w:r>
          </w:p>
        </w:tc>
        <w:tc>
          <w:tcPr>
            <w:tcW w:w="4675" w:type="dxa"/>
            <w:vAlign w:val="center"/>
          </w:tcPr>
          <w:p w14:paraId="63474992" w14:textId="47F80B21" w:rsidR="00974B4B" w:rsidRDefault="000E3412" w:rsidP="000E3412">
            <w:pPr>
              <w:jc w:val="center"/>
            </w:pPr>
            <w:r>
              <w:t>Most confident zero</w:t>
            </w:r>
          </w:p>
        </w:tc>
      </w:tr>
      <w:tr w:rsidR="00974B4B" w14:paraId="6CA829F1" w14:textId="77777777" w:rsidTr="000E3412">
        <w:trPr>
          <w:jc w:val="center"/>
        </w:trPr>
        <w:tc>
          <w:tcPr>
            <w:tcW w:w="4675" w:type="dxa"/>
            <w:vAlign w:val="center"/>
          </w:tcPr>
          <w:p w14:paraId="2C50695D" w14:textId="2BAC60CE" w:rsidR="00974B4B" w:rsidRDefault="00974B4B" w:rsidP="000E3412">
            <w:pPr>
              <w:jc w:val="center"/>
            </w:pPr>
            <w:r>
              <w:t>1</w:t>
            </w:r>
          </w:p>
        </w:tc>
        <w:tc>
          <w:tcPr>
            <w:tcW w:w="4675" w:type="dxa"/>
            <w:vAlign w:val="center"/>
          </w:tcPr>
          <w:p w14:paraId="23E6E9E8" w14:textId="5711735E" w:rsidR="00974B4B" w:rsidRDefault="000E3412" w:rsidP="000E3412">
            <w:pPr>
              <w:jc w:val="center"/>
            </w:pPr>
            <w:r>
              <w:t>Second most confident zero</w:t>
            </w:r>
          </w:p>
        </w:tc>
      </w:tr>
      <w:tr w:rsidR="00974B4B" w14:paraId="5C503ED1" w14:textId="77777777" w:rsidTr="000E3412">
        <w:trPr>
          <w:jc w:val="center"/>
        </w:trPr>
        <w:tc>
          <w:tcPr>
            <w:tcW w:w="4675" w:type="dxa"/>
            <w:vAlign w:val="center"/>
          </w:tcPr>
          <w:p w14:paraId="0A5DF964" w14:textId="0F0A78E9" w:rsidR="00974B4B" w:rsidRDefault="00974B4B" w:rsidP="000E3412">
            <w:pPr>
              <w:jc w:val="center"/>
            </w:pPr>
            <w:r>
              <w:t>2</w:t>
            </w:r>
          </w:p>
        </w:tc>
        <w:tc>
          <w:tcPr>
            <w:tcW w:w="4675" w:type="dxa"/>
            <w:vAlign w:val="center"/>
          </w:tcPr>
          <w:p w14:paraId="5235281A" w14:textId="5383BAA8" w:rsidR="00974B4B" w:rsidRDefault="000E3412" w:rsidP="000E3412">
            <w:pPr>
              <w:jc w:val="center"/>
            </w:pPr>
            <w:r>
              <w:t>Second least confident zero</w:t>
            </w:r>
          </w:p>
        </w:tc>
      </w:tr>
      <w:tr w:rsidR="00974B4B" w14:paraId="13EB411E" w14:textId="77777777" w:rsidTr="000E3412">
        <w:trPr>
          <w:jc w:val="center"/>
        </w:trPr>
        <w:tc>
          <w:tcPr>
            <w:tcW w:w="4675" w:type="dxa"/>
            <w:vAlign w:val="center"/>
          </w:tcPr>
          <w:p w14:paraId="0D86BBCF" w14:textId="1FCD2D5B" w:rsidR="00974B4B" w:rsidRDefault="00974B4B" w:rsidP="000E3412">
            <w:pPr>
              <w:jc w:val="center"/>
            </w:pPr>
            <w:r>
              <w:t>3</w:t>
            </w:r>
          </w:p>
        </w:tc>
        <w:tc>
          <w:tcPr>
            <w:tcW w:w="4675" w:type="dxa"/>
            <w:vAlign w:val="center"/>
          </w:tcPr>
          <w:p w14:paraId="04DFAC8D" w14:textId="7F9CB33E" w:rsidR="00974B4B" w:rsidRDefault="000E3412" w:rsidP="000E3412">
            <w:pPr>
              <w:jc w:val="center"/>
            </w:pPr>
            <w:r>
              <w:t>Least confident zero</w:t>
            </w:r>
          </w:p>
        </w:tc>
      </w:tr>
      <w:tr w:rsidR="00974B4B" w14:paraId="4A597CEC" w14:textId="77777777" w:rsidTr="000E3412">
        <w:trPr>
          <w:jc w:val="center"/>
        </w:trPr>
        <w:tc>
          <w:tcPr>
            <w:tcW w:w="4675" w:type="dxa"/>
            <w:vAlign w:val="center"/>
          </w:tcPr>
          <w:p w14:paraId="432DCF99" w14:textId="1D51C411" w:rsidR="00974B4B" w:rsidRDefault="00974B4B" w:rsidP="000E3412">
            <w:pPr>
              <w:jc w:val="center"/>
            </w:pPr>
            <w:r>
              <w:t>4</w:t>
            </w:r>
          </w:p>
        </w:tc>
        <w:tc>
          <w:tcPr>
            <w:tcW w:w="4675" w:type="dxa"/>
            <w:vAlign w:val="center"/>
          </w:tcPr>
          <w:p w14:paraId="4F820729" w14:textId="39954729" w:rsidR="00974B4B" w:rsidRDefault="000E3412" w:rsidP="000E3412">
            <w:pPr>
              <w:jc w:val="center"/>
            </w:pPr>
            <w:r>
              <w:t>Least confident one</w:t>
            </w:r>
          </w:p>
        </w:tc>
      </w:tr>
      <w:tr w:rsidR="00974B4B" w14:paraId="5F823999" w14:textId="77777777" w:rsidTr="000E3412">
        <w:trPr>
          <w:jc w:val="center"/>
        </w:trPr>
        <w:tc>
          <w:tcPr>
            <w:tcW w:w="4675" w:type="dxa"/>
            <w:vAlign w:val="center"/>
          </w:tcPr>
          <w:p w14:paraId="661A3915" w14:textId="64DB8901" w:rsidR="00974B4B" w:rsidRDefault="00974B4B" w:rsidP="000E3412">
            <w:pPr>
              <w:jc w:val="center"/>
            </w:pPr>
            <w:r>
              <w:lastRenderedPageBreak/>
              <w:t>5</w:t>
            </w:r>
          </w:p>
        </w:tc>
        <w:tc>
          <w:tcPr>
            <w:tcW w:w="4675" w:type="dxa"/>
            <w:vAlign w:val="center"/>
          </w:tcPr>
          <w:p w14:paraId="170CC22F" w14:textId="2ED7D0A1" w:rsidR="00974B4B" w:rsidRDefault="000E3412" w:rsidP="000E3412">
            <w:pPr>
              <w:jc w:val="center"/>
            </w:pPr>
            <w:r>
              <w:t>Second least confident one</w:t>
            </w:r>
          </w:p>
        </w:tc>
      </w:tr>
      <w:tr w:rsidR="00974B4B" w14:paraId="5649E131" w14:textId="77777777" w:rsidTr="000E3412">
        <w:trPr>
          <w:jc w:val="center"/>
        </w:trPr>
        <w:tc>
          <w:tcPr>
            <w:tcW w:w="4675" w:type="dxa"/>
            <w:vAlign w:val="center"/>
          </w:tcPr>
          <w:p w14:paraId="21E88916" w14:textId="5523DA7B" w:rsidR="00974B4B" w:rsidRDefault="00974B4B" w:rsidP="000E3412">
            <w:pPr>
              <w:jc w:val="center"/>
            </w:pPr>
            <w:r>
              <w:t>6</w:t>
            </w:r>
          </w:p>
        </w:tc>
        <w:tc>
          <w:tcPr>
            <w:tcW w:w="4675" w:type="dxa"/>
            <w:vAlign w:val="center"/>
          </w:tcPr>
          <w:p w14:paraId="70DFD70C" w14:textId="286B7713" w:rsidR="00974B4B" w:rsidRDefault="000E3412" w:rsidP="000E3412">
            <w:pPr>
              <w:jc w:val="center"/>
            </w:pPr>
            <w:r>
              <w:t>Second most confident one</w:t>
            </w:r>
          </w:p>
        </w:tc>
      </w:tr>
      <w:tr w:rsidR="00974B4B" w14:paraId="0315EF94" w14:textId="77777777" w:rsidTr="000E3412">
        <w:trPr>
          <w:jc w:val="center"/>
        </w:trPr>
        <w:tc>
          <w:tcPr>
            <w:tcW w:w="4675" w:type="dxa"/>
            <w:vAlign w:val="center"/>
          </w:tcPr>
          <w:p w14:paraId="1475AF34" w14:textId="7B94B630" w:rsidR="00974B4B" w:rsidRDefault="00974B4B" w:rsidP="000E3412">
            <w:pPr>
              <w:jc w:val="center"/>
            </w:pPr>
            <w:r>
              <w:t>7</w:t>
            </w:r>
          </w:p>
        </w:tc>
        <w:tc>
          <w:tcPr>
            <w:tcW w:w="4675" w:type="dxa"/>
            <w:vAlign w:val="center"/>
          </w:tcPr>
          <w:p w14:paraId="01CF26F3" w14:textId="3DC3CB6D" w:rsidR="00974B4B" w:rsidRDefault="000E3412" w:rsidP="000E3412">
            <w:pPr>
              <w:jc w:val="center"/>
            </w:pPr>
            <w:r>
              <w:t>Most confident one</w:t>
            </w:r>
          </w:p>
        </w:tc>
      </w:tr>
    </w:tbl>
    <w:p w14:paraId="0F4D10A1" w14:textId="059DEAF5" w:rsidR="00974B4B" w:rsidRDefault="000E3412" w:rsidP="008051DE">
      <w:pPr>
        <w:jc w:val="left"/>
      </w:pPr>
      <w:r>
        <w:t xml:space="preserve">Table 4. This table shows the output of the </w:t>
      </w:r>
      <w:r>
        <w:rPr>
          <w:i/>
        </w:rPr>
        <w:t xml:space="preserve">Scalar Quantization Encoder </w:t>
      </w:r>
      <w:r>
        <w:t xml:space="preserve">which is used in the system-level Simulink model of System C. </w:t>
      </w:r>
    </w:p>
    <w:p w14:paraId="586068B6" w14:textId="4B34B98F" w:rsidR="000E3412" w:rsidRDefault="000E3412" w:rsidP="000E3412">
      <w:pPr>
        <w:jc w:val="center"/>
      </w:pPr>
      <w:r w:rsidRPr="000E3412">
        <w:rPr>
          <w:noProof/>
        </w:rPr>
        <w:drawing>
          <wp:inline distT="0" distB="0" distL="0" distR="0" wp14:anchorId="7E55B37E" wp14:editId="530D95B2">
            <wp:extent cx="4371975" cy="981075"/>
            <wp:effectExtent l="0" t="0" r="9525" b="9525"/>
            <wp:docPr id="9" name="Picture 9" descr="C:\Users\lifesatrip\Documents\TortoiseSVN\SD\trunk\Documents\Figures\tabl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fesatrip\Documents\TortoiseSVN\SD\trunk\Documents\Figures\table_0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1975" cy="981075"/>
                    </a:xfrm>
                    <a:prstGeom prst="rect">
                      <a:avLst/>
                    </a:prstGeom>
                    <a:noFill/>
                    <a:ln>
                      <a:noFill/>
                    </a:ln>
                  </pic:spPr>
                </pic:pic>
              </a:graphicData>
            </a:graphic>
          </wp:inline>
        </w:drawing>
      </w:r>
    </w:p>
    <w:p w14:paraId="09E74E36" w14:textId="5A4B8A29" w:rsidR="00C5569A" w:rsidRPr="00063817" w:rsidRDefault="004337CE" w:rsidP="00C5569A">
      <w:pPr>
        <w:jc w:val="left"/>
        <w:rPr>
          <w:i/>
        </w:rPr>
      </w:pPr>
      <w:r>
        <w:t>Figure 42. S</w:t>
      </w:r>
      <w:r w:rsidR="00063817">
        <w:t>calar Quantization Encoder scalar quantizes BPSK demodulator output into a 3-bit value</w:t>
      </w:r>
      <w:r>
        <w:t xml:space="preserve">. This 3-bit </w:t>
      </w:r>
      <w:r w:rsidR="00063817">
        <w:t>“</w:t>
      </w:r>
      <w:r>
        <w:t>soft-decision</w:t>
      </w:r>
      <w:r w:rsidR="00063817">
        <w:t>”</w:t>
      </w:r>
      <w:r>
        <w:t xml:space="preserve"> output is used by the </w:t>
      </w:r>
      <w:r>
        <w:rPr>
          <w:i/>
        </w:rPr>
        <w:t xml:space="preserve">Viterbi Decoder. </w:t>
      </w:r>
    </w:p>
    <w:p w14:paraId="1B32FF2E" w14:textId="77777777" w:rsidR="004D3406" w:rsidRDefault="004D3406" w:rsidP="00C5569A">
      <w:pPr>
        <w:jc w:val="left"/>
        <w:rPr>
          <w:b/>
        </w:rPr>
      </w:pPr>
    </w:p>
    <w:p w14:paraId="5EAF65F5" w14:textId="77777777" w:rsidR="00C5569A" w:rsidRDefault="00C5569A" w:rsidP="00C5569A">
      <w:pPr>
        <w:jc w:val="left"/>
        <w:rPr>
          <w:b/>
        </w:rPr>
      </w:pPr>
      <w:r>
        <w:rPr>
          <w:b/>
        </w:rPr>
        <w:t>Viterbi Decoding</w:t>
      </w:r>
    </w:p>
    <w:p w14:paraId="3FACA043" w14:textId="4D1B94A6" w:rsidR="00C17115" w:rsidRDefault="008051DE" w:rsidP="008051DE">
      <w:pPr>
        <w:jc w:val="left"/>
      </w:pPr>
      <w:r>
        <w:t xml:space="preserve">The soft-decision Viterbi decoder uses </w:t>
      </w:r>
      <w:r w:rsidR="00063817">
        <w:t>Hamming distance</w:t>
      </w:r>
      <w:r>
        <w:t xml:space="preserve"> and maximum likelihood to dec</w:t>
      </w:r>
      <w:r w:rsidR="00C17115">
        <w:t xml:space="preserve">ode the convolutional encoding. The ½ code rate convolutional code with constraint length 7 has a </w:t>
      </w:r>
      <w:r w:rsidR="00C17115" w:rsidRPr="00C17115">
        <w:rPr>
          <w:i/>
        </w:rPr>
        <w:t>free distance</w:t>
      </w:r>
      <w:r w:rsidR="00C17115">
        <w:t xml:space="preserve"> </w:t>
      </w:r>
      <w:r w:rsidR="00C17115">
        <w:rPr>
          <w:i/>
        </w:rPr>
        <w:t>d</w:t>
      </w:r>
      <w:r w:rsidR="00C17115">
        <w:rPr>
          <w:i/>
          <w:vertAlign w:val="subscript"/>
        </w:rPr>
        <w:t>f</w:t>
      </w:r>
      <w:r w:rsidR="00C17115">
        <w:rPr>
          <w:i/>
        </w:rPr>
        <w:t xml:space="preserve"> </w:t>
      </w:r>
      <w:r w:rsidR="005723C1">
        <w:t xml:space="preserve">of </w:t>
      </w:r>
      <w:r w:rsidR="00C17115">
        <w:t>10</w:t>
      </w:r>
      <w:r w:rsidR="00063817">
        <w:t xml:space="preserve"> (Sklar, 2001)</w:t>
      </w:r>
      <w:r w:rsidR="00C17115">
        <w:t xml:space="preserve">. Essentially, free distance is the minimum Hamming distance between the all-zero path and any arbitrary path that diverges and remerges with the all-zero path (Sklar, 2001). It is essentially a measure of how well a convolutional code corrects errors. </w:t>
      </w:r>
      <w:r w:rsidR="005723C1">
        <w:t xml:space="preserve">The higher the free distance, the better the convolutional code is at correcting random errors. </w:t>
      </w:r>
      <w:r w:rsidR="00C17115">
        <w:t xml:space="preserve">A Viterbi decoder can correct up to </w:t>
      </w:r>
      <w:r w:rsidR="00C17115">
        <w:rPr>
          <w:i/>
        </w:rPr>
        <w:t xml:space="preserve">t </w:t>
      </w:r>
      <w:r w:rsidR="00C17115">
        <w:t>random errors</w:t>
      </w:r>
      <w:r w:rsidR="005723C1">
        <w:t xml:space="preserve"> (Sklar, 2001)</w:t>
      </w:r>
      <w:r w:rsidR="00C17115">
        <w:t>:</w:t>
      </w:r>
    </w:p>
    <w:p w14:paraId="13A48E8C" w14:textId="7CF0A9EF" w:rsidR="00C17115" w:rsidRPr="00C17115" w:rsidRDefault="00C17115" w:rsidP="008051DE">
      <w:pPr>
        <w:jc w:val="left"/>
      </w:pPr>
      <m:oMathPara>
        <m:oMath>
          <m:r>
            <w:rPr>
              <w:rFonts w:ascii="Cambria Math" w:hAnsi="Cambria Math"/>
            </w:rPr>
            <m:t xml:space="preserve">t=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-1</m:t>
                  </m:r>
                </m:num>
                <m:den>
                  <m:r>
                    <w:rPr>
                      <w:rFonts w:ascii="Cambria Math" w:hAnsi="Cambria Math"/>
                    </w:rPr>
                    <m:t>2</m:t>
                  </m:r>
                </m:den>
              </m:f>
            </m:e>
          </m:d>
        </m:oMath>
      </m:oMathPara>
    </w:p>
    <w:p w14:paraId="1ACCE95D" w14:textId="50FDA8EF" w:rsidR="005723C1" w:rsidRDefault="005723C1" w:rsidP="008051DE">
      <w:pPr>
        <w:jc w:val="left"/>
      </w:pPr>
      <w:r>
        <w:t>Hence, the ½ code rate convolutional code with constraint length 7 can correct up to 4 random errors</w:t>
      </w:r>
      <w:r w:rsidR="00063817">
        <w:t xml:space="preserve"> in a received signal</w:t>
      </w:r>
      <w:r>
        <w:t xml:space="preserve">. The upper-bounded probability of bit </w:t>
      </w:r>
      <w:r w:rsidR="00063817">
        <w:t>error for the (2, 1, 7)</w:t>
      </w:r>
      <w:r>
        <w:t xml:space="preserve"> convolutional code</w:t>
      </w:r>
      <w:r w:rsidR="00F83ACC">
        <w:t xml:space="preserve"> with BPSK and soft-decision decoding (Sklar writes ‘hard-decision decoding’; Brandon claims this is incorrect)</w:t>
      </w:r>
      <w:r>
        <w:t xml:space="preserve"> is expressed as follows:</w:t>
      </w:r>
    </w:p>
    <w:p w14:paraId="078BCC09" w14:textId="018DAEAD" w:rsidR="00C17115" w:rsidRPr="005723C1" w:rsidRDefault="00C32343" w:rsidP="005723C1">
      <w:pPr>
        <w:jc w:val="center"/>
        <w:rPr>
          <w:sz w:val="28"/>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b</m:t>
              </m:r>
            </m:sub>
          </m:sSub>
          <m:r>
            <w:rPr>
              <w:rFonts w:ascii="Cambria Math" w:hAnsi="Cambria Math"/>
              <w:sz w:val="28"/>
            </w:rPr>
            <m:t xml:space="preserve">≤ </m:t>
          </m:r>
          <m:f>
            <m:fPr>
              <m:ctrlPr>
                <w:rPr>
                  <w:rFonts w:ascii="Cambria Math" w:hAnsi="Cambria Math"/>
                  <w:i/>
                  <w:sz w:val="28"/>
                </w:rPr>
              </m:ctrlPr>
            </m:fPr>
            <m:num>
              <m:r>
                <w:rPr>
                  <w:rFonts w:ascii="Cambria Math" w:hAnsi="Cambria Math"/>
                  <w:sz w:val="28"/>
                </w:rPr>
                <m:t>Q</m:t>
              </m:r>
              <m:d>
                <m:dPr>
                  <m:ctrlPr>
                    <w:rPr>
                      <w:rFonts w:ascii="Cambria Math" w:hAnsi="Cambria Math"/>
                      <w:i/>
                      <w:sz w:val="28"/>
                    </w:rPr>
                  </m:ctrlPr>
                </m:dPr>
                <m:e>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7</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rad>
                </m:e>
              </m:d>
            </m:num>
            <m:den>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1-2</m:t>
                      </m:r>
                      <m:sSup>
                        <m:sSupPr>
                          <m:ctrlPr>
                            <w:rPr>
                              <w:rFonts w:ascii="Cambria Math" w:hAnsi="Cambria Math"/>
                              <w:i/>
                              <w:sz w:val="28"/>
                            </w:rPr>
                          </m:ctrlPr>
                        </m:sSupPr>
                        <m:e>
                          <m:r>
                            <w:rPr>
                              <w:rFonts w:ascii="Cambria Math" w:hAnsi="Cambria Math"/>
                              <w:sz w:val="28"/>
                            </w:rPr>
                            <m:t>e</m:t>
                          </m:r>
                        </m:e>
                        <m:sup>
                          <m:d>
                            <m:dPr>
                              <m:ctrlPr>
                                <w:rPr>
                                  <w:rFonts w:ascii="Cambria Math" w:hAnsi="Cambria Math"/>
                                  <w:i/>
                                  <w:sz w:val="28"/>
                                </w:rPr>
                              </m:ctrlPr>
                            </m:dPr>
                            <m:e>
                              <m:f>
                                <m:fPr>
                                  <m:ctrlPr>
                                    <w:rPr>
                                      <w:rFonts w:ascii="Cambria Math" w:hAnsi="Cambria Math"/>
                                      <w:i/>
                                      <w:sz w:val="28"/>
                                    </w:rPr>
                                  </m:ctrlPr>
                                </m:fPr>
                                <m:num>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r>
                                    <w:rPr>
                                      <w:rFonts w:ascii="Cambria Math" w:hAnsi="Cambria Math"/>
                                      <w:sz w:val="28"/>
                                    </w:rPr>
                                    <m:t>2</m:t>
                                  </m:r>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d>
                        </m:sup>
                      </m:sSup>
                    </m:e>
                  </m:d>
                </m:e>
                <m:sup>
                  <m:r>
                    <w:rPr>
                      <w:rFonts w:ascii="Cambria Math" w:hAnsi="Cambria Math"/>
                      <w:sz w:val="28"/>
                    </w:rPr>
                    <m:t>2</m:t>
                  </m:r>
                </m:sup>
              </m:sSup>
            </m:den>
          </m:f>
        </m:oMath>
      </m:oMathPara>
    </w:p>
    <w:p w14:paraId="44F8E01B" w14:textId="742FF66F" w:rsidR="008C2E6A" w:rsidRDefault="008C2E6A" w:rsidP="008051DE">
      <w:pPr>
        <w:jc w:val="left"/>
      </w:pPr>
      <w:r>
        <w:t>This upper-bounded p</w:t>
      </w:r>
      <w:r w:rsidR="00D156A9">
        <w:t>robability of bit error is related to</w:t>
      </w:r>
      <w:r>
        <w:t xml:space="preserve"> an upper-bounded coding gain (dB) expressed as follows (Sklar, 2001):</w:t>
      </w:r>
    </w:p>
    <w:p w14:paraId="0FDB5EFD" w14:textId="73A23BDF" w:rsidR="008C2E6A" w:rsidRPr="00063817" w:rsidRDefault="008C2E6A" w:rsidP="008051DE">
      <w:pPr>
        <w:jc w:val="left"/>
      </w:pPr>
      <m:oMathPara>
        <m:oMath>
          <m:r>
            <w:rPr>
              <w:rFonts w:ascii="Cambria Math" w:hAnsi="Cambria Math"/>
            </w:rPr>
            <m:t xml:space="preserve">coding gain ≤10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f</m:t>
                      </m:r>
                    </m:sub>
                  </m:sSub>
                </m:e>
              </m:d>
            </m:e>
          </m:func>
          <m:r>
            <w:rPr>
              <w:rFonts w:ascii="Cambria Math" w:hAnsi="Cambria Math"/>
            </w:rPr>
            <m:t>≅7 dB</m:t>
          </m:r>
        </m:oMath>
      </m:oMathPara>
    </w:p>
    <w:p w14:paraId="0C8F2D81" w14:textId="218100E7" w:rsidR="00063817" w:rsidRPr="00063817" w:rsidRDefault="00063817" w:rsidP="00063817">
      <w:pPr>
        <w:jc w:val="center"/>
      </w:pPr>
    </w:p>
    <w:p w14:paraId="3093264D" w14:textId="4C4975C9" w:rsidR="008C2E6A" w:rsidRDefault="008C2E6A" w:rsidP="008051DE">
      <w:pPr>
        <w:jc w:val="left"/>
      </w:pPr>
      <w:r>
        <w:t xml:space="preserve">where the code rate </w:t>
      </w:r>
      <w:r>
        <w:rPr>
          <w:i/>
        </w:rPr>
        <w:t>r</w:t>
      </w:r>
      <w:r>
        <w:t xml:space="preserve"> is:</w:t>
      </w:r>
    </w:p>
    <w:p w14:paraId="43A214D5" w14:textId="06BD8C2B" w:rsidR="008C2E6A" w:rsidRPr="008C2E6A" w:rsidRDefault="008C2E6A" w:rsidP="001E6024">
      <w:pPr>
        <w:jc w:val="center"/>
      </w:pPr>
      <m:oMathPara>
        <m:oMath>
          <m:r>
            <w:rPr>
              <w:rFonts w:ascii="Cambria Math" w:hAnsi="Cambria Math"/>
            </w:rPr>
            <m:t xml:space="preserve">r= </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0CA02AE" w14:textId="07CF67FE" w:rsidR="00CC798A" w:rsidRDefault="00CC798A" w:rsidP="008051DE">
      <w:pPr>
        <w:jc w:val="left"/>
      </w:pPr>
      <w:r>
        <w:t xml:space="preserve">The result of the coding gain inequality means that </w:t>
      </w:r>
      <w:r w:rsidR="00D156A9">
        <w:t xml:space="preserve">BPSK with </w:t>
      </w:r>
      <w:r>
        <w:t>soft-decision Viterbi decoding (</w:t>
      </w:r>
      <w:r w:rsidR="00C94E50">
        <w:t>‘</w:t>
      </w:r>
      <w:r>
        <w:t>2,1,7</w:t>
      </w:r>
      <w:r w:rsidR="00C94E50">
        <w:t>’</w:t>
      </w:r>
      <w:r>
        <w:t xml:space="preserve"> code, ½ code rate, constraint length 7) </w:t>
      </w:r>
      <w:r w:rsidR="00D156A9">
        <w:t xml:space="preserve">offers at most 7 dB of coding gain compared to un-coded BPSK. </w:t>
      </w:r>
    </w:p>
    <w:p w14:paraId="487845A8" w14:textId="70B642F1" w:rsidR="004D3406" w:rsidRPr="004D3406" w:rsidRDefault="009862DC" w:rsidP="008051DE">
      <w:pPr>
        <w:jc w:val="left"/>
      </w:pPr>
      <w:r>
        <w:t xml:space="preserve">The </w:t>
      </w:r>
      <w:r>
        <w:rPr>
          <w:i/>
        </w:rPr>
        <w:t xml:space="preserve">Viterbi Decoder </w:t>
      </w:r>
      <w:r>
        <w:t xml:space="preserve">uses a </w:t>
      </w:r>
      <w:r>
        <w:rPr>
          <w:i/>
        </w:rPr>
        <w:t xml:space="preserve">traceback length </w:t>
      </w:r>
      <w:r>
        <w:t xml:space="preserve">of </w:t>
      </w:r>
      <w:r w:rsidR="004D3406">
        <w:t xml:space="preserve">48, which is within the recommended range for a convolutional code with constraint length </w:t>
      </w:r>
      <w:r w:rsidR="004D3406">
        <w:rPr>
          <w:i/>
        </w:rPr>
        <w:t xml:space="preserve">K </w:t>
      </w:r>
      <w:r w:rsidR="004D3406">
        <w:t xml:space="preserve">= 7 (Sklar, 2001). The traceback length is a metric for path memory since the convolutional code depends on both currently inputted data and recently inputted data. </w:t>
      </w:r>
    </w:p>
    <w:p w14:paraId="6F67657B" w14:textId="77777777" w:rsidR="007E5B57" w:rsidRDefault="007E5B57" w:rsidP="008051DE">
      <w:pPr>
        <w:jc w:val="left"/>
        <w:rPr>
          <w:b/>
        </w:rPr>
      </w:pPr>
      <w:bookmarkStart w:id="45" w:name="_GoBack"/>
      <w:bookmarkEnd w:id="45"/>
    </w:p>
    <w:p w14:paraId="5C05B495" w14:textId="0C2EAC8A" w:rsidR="00EE02D5" w:rsidRDefault="006729E6" w:rsidP="008051DE">
      <w:pPr>
        <w:jc w:val="left"/>
        <w:rPr>
          <w:b/>
        </w:rPr>
      </w:pPr>
      <w:r>
        <w:rPr>
          <w:b/>
        </w:rPr>
        <w:t>Simulation Results</w:t>
      </w:r>
    </w:p>
    <w:p w14:paraId="253BD4CC" w14:textId="1B3C7FD9" w:rsidR="001E6024" w:rsidRDefault="00E64356" w:rsidP="008051DE">
      <w:pPr>
        <w:jc w:val="left"/>
        <w:rPr>
          <w:b/>
        </w:rPr>
      </w:pPr>
      <w:r w:rsidRPr="00E64356">
        <w:rPr>
          <w:b/>
        </w:rPr>
        <w:drawing>
          <wp:inline distT="0" distB="0" distL="0" distR="0" wp14:anchorId="7B017215" wp14:editId="41D84437">
            <wp:extent cx="6086475" cy="49720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30208BC" w14:textId="77777777" w:rsidR="00141FD7" w:rsidRPr="00EE02D5" w:rsidRDefault="00141FD7" w:rsidP="008051DE">
      <w:pPr>
        <w:jc w:val="left"/>
        <w:rPr>
          <w:b/>
        </w:rPr>
      </w:pPr>
    </w:p>
    <w:p w14:paraId="2EAB35A7" w14:textId="77777777" w:rsidR="008051DE" w:rsidRDefault="008051DE" w:rsidP="008051DE">
      <w:pPr>
        <w:pStyle w:val="Heading2"/>
        <w:numPr>
          <w:ilvl w:val="1"/>
          <w:numId w:val="27"/>
        </w:numPr>
        <w:textAlignment w:val="auto"/>
      </w:pPr>
      <w:bookmarkStart w:id="46" w:name="_Toc373771140"/>
      <w:r>
        <w:lastRenderedPageBreak/>
        <w:t>Hardware Implementation using ISE Design Suite</w:t>
      </w:r>
      <w:bookmarkEnd w:id="46"/>
    </w:p>
    <w:p w14:paraId="79361763" w14:textId="77777777" w:rsidR="008051DE" w:rsidRDefault="008051DE" w:rsidP="008051DE">
      <w:pPr>
        <w:pStyle w:val="Heading1"/>
        <w:numPr>
          <w:ilvl w:val="0"/>
          <w:numId w:val="27"/>
        </w:numPr>
        <w:textAlignment w:val="auto"/>
      </w:pPr>
      <w:bookmarkStart w:id="47" w:name="_Ref49498656"/>
      <w:bookmarkStart w:id="48" w:name="_Ref49480367"/>
      <w:bookmarkStart w:id="49" w:name="_Toc373771141"/>
      <w:r>
        <w:t>EVALUATION</w:t>
      </w:r>
      <w:bookmarkEnd w:id="47"/>
      <w:bookmarkEnd w:id="48"/>
      <w:r>
        <w:t xml:space="preserve"> (Brandon)</w:t>
      </w:r>
      <w:bookmarkEnd w:id="49"/>
    </w:p>
    <w:p w14:paraId="2B2C3B5C" w14:textId="77777777" w:rsidR="008051DE" w:rsidRDefault="008051DE" w:rsidP="008051DE">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5AEDFEC7" w14:textId="77777777" w:rsidR="008051DE" w:rsidRDefault="008051DE" w:rsidP="008051DE">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75407A2" w14:textId="77777777" w:rsidR="008051DE" w:rsidRDefault="008051DE" w:rsidP="008051DE"/>
    <w:p w14:paraId="6DB5CEE8" w14:textId="77777777" w:rsidR="008051DE" w:rsidRDefault="008051DE" w:rsidP="008051DE">
      <w:pPr>
        <w:pStyle w:val="Heading1"/>
        <w:numPr>
          <w:ilvl w:val="0"/>
          <w:numId w:val="27"/>
        </w:numPr>
        <w:textAlignment w:val="auto"/>
      </w:pPr>
      <w:bookmarkStart w:id="50" w:name="_Ref49480917"/>
      <w:bookmarkStart w:id="51" w:name="_Toc373771142"/>
      <w:r>
        <w:t>SUMMARY AND FUTURE WORK</w:t>
      </w:r>
      <w:bookmarkEnd w:id="50"/>
      <w:bookmarkEnd w:id="51"/>
    </w:p>
    <w:p w14:paraId="72CF7A43" w14:textId="77777777" w:rsidR="008051DE" w:rsidRDefault="008051DE" w:rsidP="008051DE">
      <w:pPr>
        <w:pStyle w:val="Heading1"/>
        <w:numPr>
          <w:ilvl w:val="0"/>
          <w:numId w:val="27"/>
        </w:numPr>
        <w:textAlignment w:val="auto"/>
      </w:pPr>
      <w:bookmarkStart w:id="52" w:name="_Ref49480973"/>
      <w:bookmarkStart w:id="53" w:name="_Toc373771143"/>
      <w:r>
        <w:t>ACKNOWLEDGEMENTS</w:t>
      </w:r>
      <w:bookmarkEnd w:id="52"/>
      <w:bookmarkEnd w:id="53"/>
    </w:p>
    <w:p w14:paraId="1C925068" w14:textId="77777777" w:rsidR="008051DE" w:rsidRDefault="008051DE" w:rsidP="008051DE">
      <w:pPr>
        <w:widowControl/>
        <w:overflowPunct/>
        <w:autoSpaceDE/>
        <w:adjustRightInd/>
        <w:spacing w:after="0"/>
        <w:jc w:val="left"/>
      </w:pPr>
      <w:r>
        <w:br w:type="page"/>
      </w:r>
    </w:p>
    <w:p w14:paraId="34236732" w14:textId="77777777" w:rsidR="008051DE" w:rsidRDefault="008051DE" w:rsidP="008051DE"/>
    <w:p w14:paraId="4D3AB298" w14:textId="77777777" w:rsidR="008051DE" w:rsidRDefault="008051DE" w:rsidP="008051DE">
      <w:pPr>
        <w:pStyle w:val="Heading1"/>
        <w:numPr>
          <w:ilvl w:val="0"/>
          <w:numId w:val="27"/>
        </w:numPr>
        <w:textAlignment w:val="auto"/>
      </w:pPr>
      <w:bookmarkStart w:id="54" w:name="_Ref49481035"/>
      <w:bookmarkStart w:id="55" w:name="_Toc373771144"/>
      <w:r>
        <w:t>REFERENCES</w:t>
      </w:r>
      <w:bookmarkEnd w:id="54"/>
      <w:bookmarkEnd w:id="55"/>
    </w:p>
    <w:p w14:paraId="5FE24B5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0771CF9C" w14:textId="77777777" w:rsidR="008051DE" w:rsidRDefault="008051DE" w:rsidP="008051DE">
      <w:pPr>
        <w:pStyle w:val="NormalWeb"/>
        <w:ind w:left="450" w:hanging="450"/>
        <w:rPr>
          <w:rFonts w:ascii="Verdana" w:hAnsi="Verdana"/>
          <w:color w:val="000000"/>
          <w:sz w:val="18"/>
          <w:szCs w:val="18"/>
        </w:rPr>
      </w:pPr>
    </w:p>
    <w:p w14:paraId="3436363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1ECAABB5" w14:textId="77777777" w:rsidR="008051DE" w:rsidRDefault="008051DE" w:rsidP="008051DE">
      <w:pPr>
        <w:pStyle w:val="NormalWeb"/>
        <w:ind w:left="450" w:hanging="450"/>
        <w:rPr>
          <w:rFonts w:ascii="Verdana" w:hAnsi="Verdana"/>
          <w:i/>
          <w:iCs/>
          <w:color w:val="000000"/>
          <w:sz w:val="18"/>
          <w:szCs w:val="18"/>
        </w:rPr>
      </w:pPr>
    </w:p>
    <w:p w14:paraId="6029FC6B"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5C58184" w14:textId="77777777" w:rsidR="008051DE" w:rsidRDefault="008051DE" w:rsidP="008051DE">
      <w:pPr>
        <w:pStyle w:val="NormalWeb"/>
        <w:ind w:left="450" w:hanging="450"/>
        <w:rPr>
          <w:rFonts w:ascii="Verdana" w:hAnsi="Verdana"/>
          <w:i/>
          <w:iCs/>
          <w:color w:val="000000"/>
          <w:sz w:val="18"/>
          <w:szCs w:val="18"/>
        </w:rPr>
      </w:pPr>
    </w:p>
    <w:p w14:paraId="45068D54"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9" w:tgtFrame="_blank" w:history="1">
        <w:r>
          <w:rPr>
            <w:rStyle w:val="Hyperlink"/>
            <w:rFonts w:ascii="Verdana" w:hAnsi="Verdana"/>
            <w:sz w:val="18"/>
            <w:szCs w:val="18"/>
          </w:rPr>
          <w:t>http://www.amateurradio.com/ham-radios-lost-future/</w:t>
        </w:r>
      </w:hyperlink>
    </w:p>
    <w:p w14:paraId="2768AA55" w14:textId="77777777" w:rsidR="008051DE" w:rsidRDefault="008051DE" w:rsidP="008051DE">
      <w:pPr>
        <w:pStyle w:val="NormalWeb"/>
        <w:ind w:left="450" w:hanging="450"/>
        <w:rPr>
          <w:rFonts w:ascii="Verdana" w:hAnsi="Verdana"/>
          <w:color w:val="000000"/>
          <w:sz w:val="18"/>
          <w:szCs w:val="18"/>
        </w:rPr>
      </w:pPr>
    </w:p>
    <w:p w14:paraId="755B380C"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60" w:tgtFrame="_blank" w:history="1">
        <w:r>
          <w:rPr>
            <w:rStyle w:val="Hyperlink"/>
            <w:rFonts w:ascii="Verdana" w:hAnsi="Verdana"/>
            <w:sz w:val="18"/>
            <w:szCs w:val="18"/>
          </w:rPr>
          <w:t>http://dx.doi.org.libproxy.temple.edu/10.1016/j.actaastro.2009.10.034</w:t>
        </w:r>
      </w:hyperlink>
    </w:p>
    <w:p w14:paraId="478214E7" w14:textId="77777777" w:rsidR="008051DE" w:rsidRDefault="008051DE" w:rsidP="008051DE">
      <w:pPr>
        <w:pStyle w:val="NormalWeb"/>
        <w:ind w:left="450" w:hanging="450"/>
        <w:rPr>
          <w:rFonts w:ascii="Verdana" w:hAnsi="Verdana"/>
          <w:color w:val="000000"/>
          <w:sz w:val="18"/>
          <w:szCs w:val="18"/>
        </w:rPr>
      </w:pPr>
    </w:p>
    <w:p w14:paraId="6468B529" w14:textId="77777777" w:rsidR="008051DE" w:rsidRDefault="008051DE" w:rsidP="008051DE">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1FFADE88" w14:textId="77777777" w:rsidR="008051DE" w:rsidRDefault="008051DE" w:rsidP="008051DE">
      <w:pPr>
        <w:pStyle w:val="NormalWeb"/>
        <w:rPr>
          <w:rFonts w:ascii="Verdana" w:hAnsi="Verdana"/>
          <w:color w:val="000000"/>
          <w:sz w:val="18"/>
          <w:szCs w:val="18"/>
        </w:rPr>
      </w:pPr>
    </w:p>
    <w:p w14:paraId="7637CBD0"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5592E48B" w14:textId="77777777" w:rsidR="008051DE" w:rsidRDefault="008051DE" w:rsidP="008051DE">
      <w:pPr>
        <w:pStyle w:val="NormalWeb"/>
        <w:ind w:left="450" w:hanging="450"/>
        <w:rPr>
          <w:rFonts w:ascii="Verdana" w:hAnsi="Verdana"/>
          <w:color w:val="000000"/>
          <w:sz w:val="18"/>
          <w:szCs w:val="18"/>
        </w:rPr>
      </w:pPr>
    </w:p>
    <w:p w14:paraId="7F569D9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61" w:tgtFrame="_blank" w:history="1">
        <w:r>
          <w:rPr>
            <w:rStyle w:val="Hyperlink"/>
            <w:rFonts w:ascii="Verdana" w:hAnsi="Verdana"/>
            <w:sz w:val="18"/>
            <w:szCs w:val="18"/>
          </w:rPr>
          <w:t>http://dx.doi.org.libproxy.temple.edu/10.1016/S0094-5765(99)00224-6</w:t>
        </w:r>
      </w:hyperlink>
    </w:p>
    <w:p w14:paraId="38E93FD7" w14:textId="77777777" w:rsidR="008051DE" w:rsidRDefault="008051DE" w:rsidP="008051DE">
      <w:pPr>
        <w:pStyle w:val="NormalWeb"/>
        <w:ind w:left="450" w:hanging="450"/>
        <w:rPr>
          <w:rFonts w:ascii="Verdana" w:hAnsi="Verdana"/>
          <w:color w:val="000000"/>
          <w:sz w:val="18"/>
          <w:szCs w:val="18"/>
        </w:rPr>
      </w:pPr>
    </w:p>
    <w:p w14:paraId="6742F0BF"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0E1AC0D5" w14:textId="77777777" w:rsidR="008051DE" w:rsidRDefault="008051DE" w:rsidP="008051DE">
      <w:pPr>
        <w:pStyle w:val="NormalWeb"/>
        <w:ind w:left="450" w:hanging="450"/>
        <w:rPr>
          <w:rFonts w:ascii="Verdana" w:hAnsi="Verdana"/>
          <w:color w:val="000000"/>
          <w:sz w:val="18"/>
          <w:szCs w:val="18"/>
        </w:rPr>
      </w:pPr>
    </w:p>
    <w:p w14:paraId="33645F01"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2" w:tgtFrame="_blank" w:history="1">
        <w:r>
          <w:rPr>
            <w:rStyle w:val="Hyperlink"/>
            <w:rFonts w:ascii="Verdana" w:hAnsi="Verdana"/>
            <w:sz w:val="18"/>
            <w:szCs w:val="18"/>
          </w:rPr>
          <w:t>http://www.qsl.net/n9zia/newlinkpaper.html</w:t>
        </w:r>
      </w:hyperlink>
    </w:p>
    <w:p w14:paraId="2C9D88F9" w14:textId="77777777" w:rsidR="008051DE" w:rsidRDefault="008051DE" w:rsidP="008051DE">
      <w:pPr>
        <w:pStyle w:val="NormalWeb"/>
        <w:ind w:left="450" w:hanging="450"/>
        <w:rPr>
          <w:rFonts w:ascii="Verdana" w:hAnsi="Verdana"/>
          <w:color w:val="000000"/>
          <w:sz w:val="18"/>
          <w:szCs w:val="18"/>
        </w:rPr>
      </w:pPr>
    </w:p>
    <w:p w14:paraId="329C899B" w14:textId="77777777" w:rsidR="008051DE" w:rsidRDefault="008051DE" w:rsidP="008051DE">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http://www.ka9q.net/bpsk1000.html</w:t>
        </w:r>
      </w:hyperlink>
    </w:p>
    <w:p w14:paraId="3A57CE49" w14:textId="77777777" w:rsidR="008051DE" w:rsidRDefault="008051DE" w:rsidP="008051DE">
      <w:pPr>
        <w:pStyle w:val="NormalWeb"/>
        <w:ind w:left="450" w:hanging="450"/>
        <w:rPr>
          <w:rStyle w:val="Hyperlink"/>
          <w:rFonts w:ascii="Verdana" w:hAnsi="Verdana"/>
          <w:sz w:val="18"/>
          <w:szCs w:val="18"/>
        </w:rPr>
      </w:pPr>
    </w:p>
    <w:p w14:paraId="55918B3A" w14:textId="77777777" w:rsidR="008051DE" w:rsidRDefault="008051DE" w:rsidP="008051DE">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4B971F90" w14:textId="77777777" w:rsidR="008051DE" w:rsidRDefault="008051DE" w:rsidP="008051DE">
      <w:pPr>
        <w:spacing w:after="0"/>
        <w:ind w:left="800" w:hanging="800"/>
        <w:rPr>
          <w:rFonts w:ascii="Verdana" w:hAnsi="Verdana"/>
          <w:sz w:val="18"/>
          <w:szCs w:val="18"/>
        </w:rPr>
      </w:pPr>
    </w:p>
    <w:p w14:paraId="7FA2BBF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2110E438" w14:textId="77777777" w:rsidR="008051DE" w:rsidRDefault="008051DE" w:rsidP="008051DE">
      <w:pPr>
        <w:widowControl/>
        <w:overflowPunct/>
        <w:autoSpaceDE/>
        <w:adjustRightInd/>
        <w:spacing w:after="0"/>
        <w:ind w:left="446" w:hanging="446"/>
        <w:jc w:val="left"/>
        <w:rPr>
          <w:rFonts w:ascii="Verdana" w:hAnsi="Verdana"/>
          <w:color w:val="000000"/>
          <w:sz w:val="18"/>
          <w:szCs w:val="18"/>
        </w:rPr>
      </w:pPr>
    </w:p>
    <w:p w14:paraId="200FFFE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20D9064E" w14:textId="77777777" w:rsidR="008051DE" w:rsidRDefault="008051DE" w:rsidP="008051DE">
      <w:pPr>
        <w:pStyle w:val="NormalWeb"/>
        <w:ind w:left="450" w:hanging="450"/>
        <w:rPr>
          <w:rFonts w:ascii="Verdana" w:hAnsi="Verdana"/>
          <w:i/>
          <w:iCs/>
          <w:color w:val="000000"/>
          <w:sz w:val="18"/>
          <w:szCs w:val="18"/>
        </w:rPr>
      </w:pPr>
    </w:p>
    <w:p w14:paraId="40D39974"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10B2DD0C" w14:textId="77777777" w:rsidR="008051DE" w:rsidRDefault="008051DE" w:rsidP="008051DE">
      <w:pPr>
        <w:spacing w:after="0"/>
        <w:ind w:left="800" w:hanging="800"/>
        <w:rPr>
          <w:rFonts w:ascii="Verdana" w:hAnsi="Verdana"/>
          <w:sz w:val="18"/>
          <w:szCs w:val="18"/>
        </w:rPr>
      </w:pPr>
    </w:p>
    <w:p w14:paraId="38D6CA09"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23118959" w14:textId="77777777" w:rsidR="008051DE" w:rsidRDefault="008051DE" w:rsidP="008051DE">
      <w:pPr>
        <w:pStyle w:val="NormalWeb"/>
        <w:rPr>
          <w:rFonts w:ascii="Verdana" w:hAnsi="Verdana"/>
          <w:color w:val="000000"/>
          <w:sz w:val="18"/>
          <w:szCs w:val="18"/>
        </w:rPr>
      </w:pPr>
    </w:p>
    <w:p w14:paraId="72CED925"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046D5B07" w14:textId="77777777" w:rsidR="008051DE" w:rsidRDefault="008051DE" w:rsidP="008051DE">
      <w:pPr>
        <w:pStyle w:val="NormalWeb"/>
        <w:ind w:left="446" w:hanging="446"/>
        <w:rPr>
          <w:rFonts w:ascii="Verdana" w:hAnsi="Verdana"/>
          <w:color w:val="000000"/>
          <w:sz w:val="18"/>
          <w:szCs w:val="18"/>
        </w:rPr>
      </w:pPr>
    </w:p>
    <w:p w14:paraId="7249D54F" w14:textId="77777777" w:rsidR="008051DE" w:rsidRDefault="008051DE" w:rsidP="008051DE">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158939A1" w14:textId="77777777" w:rsidR="008051DE" w:rsidRDefault="008051DE" w:rsidP="008051DE">
      <w:pPr>
        <w:pStyle w:val="NormalWeb"/>
        <w:ind w:left="446" w:hanging="446"/>
        <w:rPr>
          <w:rFonts w:ascii="Verdana" w:hAnsi="Verdana"/>
          <w:i/>
          <w:iCs/>
          <w:color w:val="000000"/>
          <w:sz w:val="18"/>
          <w:szCs w:val="18"/>
        </w:rPr>
      </w:pPr>
    </w:p>
    <w:p w14:paraId="4C7487C4"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2D893F79" w14:textId="77777777" w:rsidR="008051DE" w:rsidRDefault="008051DE" w:rsidP="008051DE">
      <w:pPr>
        <w:pStyle w:val="NormalWeb"/>
        <w:ind w:left="446" w:hanging="446"/>
        <w:rPr>
          <w:rFonts w:ascii="Verdana" w:hAnsi="Verdana"/>
          <w:i/>
          <w:iCs/>
          <w:color w:val="000000"/>
          <w:sz w:val="18"/>
          <w:szCs w:val="18"/>
        </w:rPr>
      </w:pPr>
    </w:p>
    <w:p w14:paraId="0554D390"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2244DD2F" w14:textId="77777777" w:rsidR="008051DE" w:rsidRDefault="008051DE" w:rsidP="008051DE">
      <w:pPr>
        <w:pStyle w:val="NormalWeb"/>
        <w:ind w:left="446" w:hanging="446"/>
        <w:rPr>
          <w:rFonts w:ascii="Verdana" w:hAnsi="Verdana"/>
          <w:color w:val="000000"/>
          <w:sz w:val="18"/>
          <w:szCs w:val="18"/>
        </w:rPr>
      </w:pPr>
    </w:p>
    <w:p w14:paraId="46E60B72"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0251F72C" w14:textId="77777777" w:rsidR="008051DE" w:rsidRDefault="008051DE" w:rsidP="008051DE">
      <w:pPr>
        <w:pStyle w:val="NormalWeb"/>
        <w:ind w:left="450" w:hanging="450"/>
        <w:rPr>
          <w:rFonts w:ascii="Verdana" w:hAnsi="Verdana"/>
          <w:color w:val="000000"/>
          <w:sz w:val="18"/>
          <w:szCs w:val="18"/>
        </w:rPr>
      </w:pPr>
    </w:p>
    <w:p w14:paraId="1D8415E6"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64" w:tgtFrame="_blank" w:history="1">
        <w:r>
          <w:rPr>
            <w:rStyle w:val="Hyperlink"/>
            <w:rFonts w:ascii="Verdana" w:hAnsi="Verdana"/>
            <w:sz w:val="18"/>
            <w:szCs w:val="18"/>
          </w:rPr>
          <w:t>http://showcase.netins.net/web/wallio/BER_Packetradiobiterrorrate.html</w:t>
        </w:r>
      </w:hyperlink>
    </w:p>
    <w:p w14:paraId="6F48D3E6" w14:textId="77777777" w:rsidR="008051DE" w:rsidRDefault="008051DE" w:rsidP="008051DE">
      <w:pPr>
        <w:pStyle w:val="NormalWeb"/>
        <w:ind w:left="446" w:hanging="446"/>
        <w:rPr>
          <w:rFonts w:ascii="Verdana" w:hAnsi="Verdana"/>
          <w:color w:val="000000"/>
          <w:sz w:val="18"/>
          <w:szCs w:val="18"/>
        </w:rPr>
      </w:pPr>
    </w:p>
    <w:p w14:paraId="57F60A0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14EA8E20" w14:textId="77777777" w:rsidR="008051DE" w:rsidRDefault="008051DE" w:rsidP="008051DE">
      <w:pPr>
        <w:spacing w:before="240"/>
        <w:rPr>
          <w:sz w:val="20"/>
        </w:rPr>
      </w:pPr>
    </w:p>
    <w:p w14:paraId="055B193A" w14:textId="77777777" w:rsidR="008051DE" w:rsidRDefault="008051DE" w:rsidP="008051DE">
      <w:pPr>
        <w:pStyle w:val="SDReference"/>
        <w:ind w:left="0" w:firstLine="0"/>
      </w:pPr>
    </w:p>
    <w:p w14:paraId="12E37102" w14:textId="77777777" w:rsidR="008051DE" w:rsidRDefault="008051DE" w:rsidP="008051DE">
      <w:pPr>
        <w:pStyle w:val="SDAppendix"/>
        <w:pageBreakBefore/>
        <w:numPr>
          <w:ilvl w:val="0"/>
          <w:numId w:val="28"/>
        </w:numPr>
        <w:tabs>
          <w:tab w:val="clear" w:pos="1440"/>
        </w:tabs>
        <w:textAlignment w:val="auto"/>
      </w:pPr>
      <w:bookmarkStart w:id="56" w:name="_Ref49481101"/>
      <w:r>
        <w:lastRenderedPageBreak/>
        <w:t>Product SPECIFICATION</w:t>
      </w:r>
      <w:bookmarkEnd w:id="56"/>
    </w:p>
    <w:p w14:paraId="3A731046" w14:textId="77777777" w:rsidR="008051DE" w:rsidRDefault="008051DE" w:rsidP="008051DE"/>
    <w:p w14:paraId="6B443042" w14:textId="77777777" w:rsidR="008051DE" w:rsidRDefault="008051DE" w:rsidP="008051DE">
      <w:pPr>
        <w:pStyle w:val="SDAppendix"/>
        <w:pageBreakBefore/>
        <w:numPr>
          <w:ilvl w:val="0"/>
          <w:numId w:val="28"/>
        </w:numPr>
        <w:tabs>
          <w:tab w:val="clear" w:pos="1440"/>
        </w:tabs>
        <w:textAlignment w:val="auto"/>
      </w:pPr>
      <w:bookmarkStart w:id="57" w:name="_Ref49481190"/>
      <w:r>
        <w:lastRenderedPageBreak/>
        <w:t>SOME INTERESTING RELEVANT DERIVATION</w:t>
      </w:r>
      <w:bookmarkEnd w:id="57"/>
    </w:p>
    <w:p w14:paraId="31FC4438" w14:textId="77777777" w:rsidR="008051DE" w:rsidRDefault="008051DE" w:rsidP="008051DE"/>
    <w:p w14:paraId="35D1F614" w14:textId="77777777" w:rsidR="008051DE" w:rsidRPr="00D928BD" w:rsidRDefault="008051DE" w:rsidP="008051DE"/>
    <w:p w14:paraId="0E8D923E" w14:textId="77777777" w:rsidR="006A3001" w:rsidRPr="008051DE" w:rsidRDefault="006A3001" w:rsidP="008051DE"/>
    <w:sectPr w:rsidR="006A3001" w:rsidRPr="008051DE" w:rsidSect="005A0B97">
      <w:headerReference w:type="default" r:id="rId65"/>
      <w:footerReference w:type="default" r:id="rId6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Cédric Destin" w:date="2013-12-17T15:55:00Z" w:initials="CD">
    <w:p w14:paraId="00EC2DA6" w14:textId="77777777" w:rsidR="00C32343" w:rsidRDefault="00C32343" w:rsidP="008051DE">
      <w:pPr>
        <w:pStyle w:val="CommentText"/>
      </w:pPr>
      <w:r>
        <w:rPr>
          <w:rStyle w:val="CommentReference"/>
        </w:rPr>
        <w:annotationRef/>
      </w:r>
      <w:r>
        <w:t>Do you mean squaring loop?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EC2D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CF9B4E" w14:textId="77777777" w:rsidR="00867C62" w:rsidRDefault="00867C62">
      <w:pPr>
        <w:spacing w:after="0"/>
      </w:pPr>
      <w:r>
        <w:separator/>
      </w:r>
    </w:p>
  </w:endnote>
  <w:endnote w:type="continuationSeparator" w:id="0">
    <w:p w14:paraId="1C8FC680" w14:textId="77777777" w:rsidR="00867C62" w:rsidRDefault="00867C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C32343" w:rsidRDefault="00C32343">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4D0B1" w14:textId="77777777" w:rsidR="00867C62" w:rsidRDefault="00867C62">
      <w:pPr>
        <w:spacing w:after="0"/>
      </w:pPr>
      <w:r>
        <w:separator/>
      </w:r>
    </w:p>
  </w:footnote>
  <w:footnote w:type="continuationSeparator" w:id="0">
    <w:p w14:paraId="2F692EA8" w14:textId="77777777" w:rsidR="00867C62" w:rsidRDefault="00867C6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C32343" w:rsidRDefault="00C32343">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621C7F">
      <w:rPr>
        <w:rStyle w:val="PageNumber"/>
        <w:noProof/>
      </w:rPr>
      <w:t>45</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621C7F">
      <w:rPr>
        <w:rStyle w:val="PageNumber"/>
        <w:noProof/>
      </w:rPr>
      <w:t>46</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dric Destin">
    <w15:presenceInfo w15:providerId="Windows Live" w15:userId="e8010c2cead8d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63817"/>
    <w:rsid w:val="00074371"/>
    <w:rsid w:val="0007505A"/>
    <w:rsid w:val="00082A08"/>
    <w:rsid w:val="00082F50"/>
    <w:rsid w:val="000857C8"/>
    <w:rsid w:val="00090A27"/>
    <w:rsid w:val="00093542"/>
    <w:rsid w:val="0009452B"/>
    <w:rsid w:val="000A392D"/>
    <w:rsid w:val="000A78F4"/>
    <w:rsid w:val="000B72D0"/>
    <w:rsid w:val="000C155F"/>
    <w:rsid w:val="000C41F9"/>
    <w:rsid w:val="000C4E45"/>
    <w:rsid w:val="000C7471"/>
    <w:rsid w:val="000C7686"/>
    <w:rsid w:val="000D3CC7"/>
    <w:rsid w:val="000E3412"/>
    <w:rsid w:val="000F0E8C"/>
    <w:rsid w:val="0013242A"/>
    <w:rsid w:val="00137AA5"/>
    <w:rsid w:val="00141FD7"/>
    <w:rsid w:val="0014380E"/>
    <w:rsid w:val="00144097"/>
    <w:rsid w:val="00156363"/>
    <w:rsid w:val="00157623"/>
    <w:rsid w:val="00162C30"/>
    <w:rsid w:val="0018299E"/>
    <w:rsid w:val="00185F06"/>
    <w:rsid w:val="001936B7"/>
    <w:rsid w:val="001A021E"/>
    <w:rsid w:val="001A1E90"/>
    <w:rsid w:val="001A3F55"/>
    <w:rsid w:val="001B3661"/>
    <w:rsid w:val="001B4A67"/>
    <w:rsid w:val="001B5CC6"/>
    <w:rsid w:val="001C0205"/>
    <w:rsid w:val="001D06B7"/>
    <w:rsid w:val="001D17B5"/>
    <w:rsid w:val="001D7B5E"/>
    <w:rsid w:val="001E6024"/>
    <w:rsid w:val="001F1292"/>
    <w:rsid w:val="00201986"/>
    <w:rsid w:val="00205891"/>
    <w:rsid w:val="002079EF"/>
    <w:rsid w:val="00224E6B"/>
    <w:rsid w:val="00240F7C"/>
    <w:rsid w:val="0024245D"/>
    <w:rsid w:val="0024449B"/>
    <w:rsid w:val="002510E5"/>
    <w:rsid w:val="0025216A"/>
    <w:rsid w:val="00262DF9"/>
    <w:rsid w:val="002701E9"/>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46680"/>
    <w:rsid w:val="00350604"/>
    <w:rsid w:val="00352026"/>
    <w:rsid w:val="003618DD"/>
    <w:rsid w:val="00366EC8"/>
    <w:rsid w:val="00366F6D"/>
    <w:rsid w:val="00367487"/>
    <w:rsid w:val="003774C0"/>
    <w:rsid w:val="003867BD"/>
    <w:rsid w:val="00390C8B"/>
    <w:rsid w:val="003A69F3"/>
    <w:rsid w:val="003B02D9"/>
    <w:rsid w:val="003B1565"/>
    <w:rsid w:val="003B17E8"/>
    <w:rsid w:val="003C160C"/>
    <w:rsid w:val="003C7142"/>
    <w:rsid w:val="003D4933"/>
    <w:rsid w:val="003E5DDA"/>
    <w:rsid w:val="003F19F1"/>
    <w:rsid w:val="003F27CF"/>
    <w:rsid w:val="004006EE"/>
    <w:rsid w:val="004043B0"/>
    <w:rsid w:val="004238E5"/>
    <w:rsid w:val="00426CD5"/>
    <w:rsid w:val="004337CE"/>
    <w:rsid w:val="00437BB7"/>
    <w:rsid w:val="004400C1"/>
    <w:rsid w:val="0044049E"/>
    <w:rsid w:val="00446C13"/>
    <w:rsid w:val="00452EBC"/>
    <w:rsid w:val="00467BA5"/>
    <w:rsid w:val="004A4D10"/>
    <w:rsid w:val="004B7DEF"/>
    <w:rsid w:val="004D3406"/>
    <w:rsid w:val="004D3CBC"/>
    <w:rsid w:val="004D7A0F"/>
    <w:rsid w:val="004D7A5F"/>
    <w:rsid w:val="00500047"/>
    <w:rsid w:val="00506495"/>
    <w:rsid w:val="00517ED2"/>
    <w:rsid w:val="00531238"/>
    <w:rsid w:val="00543541"/>
    <w:rsid w:val="005723C1"/>
    <w:rsid w:val="00587371"/>
    <w:rsid w:val="005A0B97"/>
    <w:rsid w:val="005A38B2"/>
    <w:rsid w:val="005A414B"/>
    <w:rsid w:val="005B21A8"/>
    <w:rsid w:val="005B5CDD"/>
    <w:rsid w:val="005C000B"/>
    <w:rsid w:val="005C4C2D"/>
    <w:rsid w:val="005E6154"/>
    <w:rsid w:val="005F0D4A"/>
    <w:rsid w:val="006001E5"/>
    <w:rsid w:val="006026D0"/>
    <w:rsid w:val="00607802"/>
    <w:rsid w:val="00612645"/>
    <w:rsid w:val="00615DD8"/>
    <w:rsid w:val="00616BF8"/>
    <w:rsid w:val="00620DA6"/>
    <w:rsid w:val="00621C7F"/>
    <w:rsid w:val="0062342C"/>
    <w:rsid w:val="006302B5"/>
    <w:rsid w:val="00636FF4"/>
    <w:rsid w:val="00640388"/>
    <w:rsid w:val="00654534"/>
    <w:rsid w:val="00667450"/>
    <w:rsid w:val="006675D7"/>
    <w:rsid w:val="006729E6"/>
    <w:rsid w:val="00672FF1"/>
    <w:rsid w:val="00681C0E"/>
    <w:rsid w:val="00685B7C"/>
    <w:rsid w:val="006A3001"/>
    <w:rsid w:val="006B115A"/>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7E5B57"/>
    <w:rsid w:val="00800454"/>
    <w:rsid w:val="008051DE"/>
    <w:rsid w:val="0080770C"/>
    <w:rsid w:val="00812ECD"/>
    <w:rsid w:val="0081728E"/>
    <w:rsid w:val="00820F63"/>
    <w:rsid w:val="008334A5"/>
    <w:rsid w:val="00842A27"/>
    <w:rsid w:val="00844496"/>
    <w:rsid w:val="00845BC9"/>
    <w:rsid w:val="00851FE5"/>
    <w:rsid w:val="00860951"/>
    <w:rsid w:val="008618C2"/>
    <w:rsid w:val="00862C32"/>
    <w:rsid w:val="00867C62"/>
    <w:rsid w:val="008836D3"/>
    <w:rsid w:val="00884F48"/>
    <w:rsid w:val="00887514"/>
    <w:rsid w:val="00890261"/>
    <w:rsid w:val="00891FA7"/>
    <w:rsid w:val="008A1368"/>
    <w:rsid w:val="008B7AA6"/>
    <w:rsid w:val="008C2E6A"/>
    <w:rsid w:val="008C4C30"/>
    <w:rsid w:val="008E200B"/>
    <w:rsid w:val="008E2F36"/>
    <w:rsid w:val="008F177A"/>
    <w:rsid w:val="00921E0D"/>
    <w:rsid w:val="0092625F"/>
    <w:rsid w:val="009264A2"/>
    <w:rsid w:val="00945C32"/>
    <w:rsid w:val="0095590D"/>
    <w:rsid w:val="00956C4A"/>
    <w:rsid w:val="00966FF7"/>
    <w:rsid w:val="00967EC2"/>
    <w:rsid w:val="00974B4B"/>
    <w:rsid w:val="00974BC4"/>
    <w:rsid w:val="00974CE0"/>
    <w:rsid w:val="009862DC"/>
    <w:rsid w:val="009A248A"/>
    <w:rsid w:val="009B0636"/>
    <w:rsid w:val="009C4FCA"/>
    <w:rsid w:val="009C6E4D"/>
    <w:rsid w:val="009D22C1"/>
    <w:rsid w:val="009E0F87"/>
    <w:rsid w:val="009E5A52"/>
    <w:rsid w:val="009E6118"/>
    <w:rsid w:val="009E6391"/>
    <w:rsid w:val="009F20AF"/>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0E5D"/>
    <w:rsid w:val="00AC2825"/>
    <w:rsid w:val="00AC2FE7"/>
    <w:rsid w:val="00AC4AD9"/>
    <w:rsid w:val="00AC6DBE"/>
    <w:rsid w:val="00AE31D4"/>
    <w:rsid w:val="00AF6B4F"/>
    <w:rsid w:val="00AF7183"/>
    <w:rsid w:val="00B064B3"/>
    <w:rsid w:val="00B244B2"/>
    <w:rsid w:val="00B24D06"/>
    <w:rsid w:val="00B3073E"/>
    <w:rsid w:val="00B34F8E"/>
    <w:rsid w:val="00B40880"/>
    <w:rsid w:val="00B40F41"/>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17115"/>
    <w:rsid w:val="00C24775"/>
    <w:rsid w:val="00C25655"/>
    <w:rsid w:val="00C32343"/>
    <w:rsid w:val="00C5569A"/>
    <w:rsid w:val="00C63B51"/>
    <w:rsid w:val="00C64987"/>
    <w:rsid w:val="00C65C4F"/>
    <w:rsid w:val="00C72CB8"/>
    <w:rsid w:val="00C801F2"/>
    <w:rsid w:val="00C82485"/>
    <w:rsid w:val="00C83C3D"/>
    <w:rsid w:val="00C90D11"/>
    <w:rsid w:val="00C9406B"/>
    <w:rsid w:val="00C94E50"/>
    <w:rsid w:val="00CA35E1"/>
    <w:rsid w:val="00CC15E7"/>
    <w:rsid w:val="00CC171E"/>
    <w:rsid w:val="00CC4EEA"/>
    <w:rsid w:val="00CC5900"/>
    <w:rsid w:val="00CC798A"/>
    <w:rsid w:val="00CD1F26"/>
    <w:rsid w:val="00CD2459"/>
    <w:rsid w:val="00CD7E1A"/>
    <w:rsid w:val="00CE3197"/>
    <w:rsid w:val="00CE6EF5"/>
    <w:rsid w:val="00CF0BE8"/>
    <w:rsid w:val="00D0175B"/>
    <w:rsid w:val="00D156A9"/>
    <w:rsid w:val="00D16264"/>
    <w:rsid w:val="00D20456"/>
    <w:rsid w:val="00D20EAE"/>
    <w:rsid w:val="00D305AD"/>
    <w:rsid w:val="00D34CD1"/>
    <w:rsid w:val="00D51B46"/>
    <w:rsid w:val="00D649AC"/>
    <w:rsid w:val="00D722DA"/>
    <w:rsid w:val="00D76DF3"/>
    <w:rsid w:val="00D81BDE"/>
    <w:rsid w:val="00DA025D"/>
    <w:rsid w:val="00DA1198"/>
    <w:rsid w:val="00DA413E"/>
    <w:rsid w:val="00DA7FE7"/>
    <w:rsid w:val="00DB0DEA"/>
    <w:rsid w:val="00DB3044"/>
    <w:rsid w:val="00DC266D"/>
    <w:rsid w:val="00DC5A56"/>
    <w:rsid w:val="00DC5F3E"/>
    <w:rsid w:val="00DD0ADA"/>
    <w:rsid w:val="00DD66F8"/>
    <w:rsid w:val="00DE50A4"/>
    <w:rsid w:val="00DE6353"/>
    <w:rsid w:val="00E0173B"/>
    <w:rsid w:val="00E02353"/>
    <w:rsid w:val="00E037D8"/>
    <w:rsid w:val="00E05744"/>
    <w:rsid w:val="00E064CD"/>
    <w:rsid w:val="00E07F9A"/>
    <w:rsid w:val="00E1116D"/>
    <w:rsid w:val="00E15B49"/>
    <w:rsid w:val="00E237FE"/>
    <w:rsid w:val="00E3312D"/>
    <w:rsid w:val="00E64356"/>
    <w:rsid w:val="00E829A9"/>
    <w:rsid w:val="00EC4C75"/>
    <w:rsid w:val="00ED50C1"/>
    <w:rsid w:val="00EE02D5"/>
    <w:rsid w:val="00EE072C"/>
    <w:rsid w:val="00EE4314"/>
    <w:rsid w:val="00EE60B4"/>
    <w:rsid w:val="00EE784C"/>
    <w:rsid w:val="00EF02AF"/>
    <w:rsid w:val="00EF04DC"/>
    <w:rsid w:val="00EF49D5"/>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3ACC"/>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8051DE"/>
    <w:rPr>
      <w:rFonts w:cs="Arial"/>
      <w:b/>
      <w:bCs/>
      <w:caps/>
      <w:kern w:val="32"/>
      <w:sz w:val="22"/>
      <w:szCs w:val="32"/>
    </w:rPr>
  </w:style>
  <w:style w:type="character" w:customStyle="1" w:styleId="Heading2Char">
    <w:name w:val="Heading 2 Char"/>
    <w:aliases w:val="SD H2 Char1"/>
    <w:basedOn w:val="DefaultParagraphFont"/>
    <w:link w:val="Heading2"/>
    <w:rsid w:val="008051DE"/>
    <w:rPr>
      <w:b/>
      <w:sz w:val="22"/>
    </w:rPr>
  </w:style>
  <w:style w:type="character" w:customStyle="1" w:styleId="Heading3Char">
    <w:name w:val="Heading 3 Char"/>
    <w:aliases w:val="SD H3 Char1"/>
    <w:basedOn w:val="DefaultParagraphFont"/>
    <w:link w:val="Heading3"/>
    <w:rsid w:val="008051DE"/>
    <w:rPr>
      <w:rFonts w:cs="Arial"/>
      <w:b/>
      <w:bCs/>
      <w:sz w:val="22"/>
      <w:szCs w:val="26"/>
    </w:rPr>
  </w:style>
  <w:style w:type="character" w:customStyle="1" w:styleId="Heading4Char">
    <w:name w:val="Heading 4 Char"/>
    <w:basedOn w:val="DefaultParagraphFont"/>
    <w:link w:val="Heading4"/>
    <w:rsid w:val="008051DE"/>
    <w:rPr>
      <w:b/>
      <w:bCs/>
      <w:sz w:val="28"/>
      <w:szCs w:val="28"/>
    </w:rPr>
  </w:style>
  <w:style w:type="character" w:customStyle="1" w:styleId="Heading5Char">
    <w:name w:val="Heading 5 Char"/>
    <w:basedOn w:val="DefaultParagraphFont"/>
    <w:link w:val="Heading5"/>
    <w:rsid w:val="008051DE"/>
    <w:rPr>
      <w:b/>
      <w:bCs/>
      <w:i/>
      <w:iCs/>
      <w:sz w:val="26"/>
      <w:szCs w:val="26"/>
    </w:rPr>
  </w:style>
  <w:style w:type="character" w:customStyle="1" w:styleId="Heading6Char">
    <w:name w:val="Heading 6 Char"/>
    <w:basedOn w:val="DefaultParagraphFont"/>
    <w:link w:val="Heading6"/>
    <w:rsid w:val="008051DE"/>
    <w:rPr>
      <w:b/>
      <w:bCs/>
      <w:sz w:val="22"/>
      <w:szCs w:val="22"/>
    </w:rPr>
  </w:style>
  <w:style w:type="character" w:customStyle="1" w:styleId="Heading7Char">
    <w:name w:val="Heading 7 Char"/>
    <w:basedOn w:val="DefaultParagraphFont"/>
    <w:link w:val="Heading7"/>
    <w:uiPriority w:val="99"/>
    <w:rsid w:val="008051DE"/>
    <w:rPr>
      <w:sz w:val="24"/>
      <w:szCs w:val="24"/>
    </w:rPr>
  </w:style>
  <w:style w:type="character" w:customStyle="1" w:styleId="Heading8Char">
    <w:name w:val="Heading 8 Char"/>
    <w:basedOn w:val="DefaultParagraphFont"/>
    <w:link w:val="Heading8"/>
    <w:uiPriority w:val="99"/>
    <w:rsid w:val="008051DE"/>
    <w:rPr>
      <w:i/>
      <w:iCs/>
      <w:sz w:val="24"/>
      <w:szCs w:val="24"/>
    </w:rPr>
  </w:style>
  <w:style w:type="character" w:customStyle="1" w:styleId="Heading9Char">
    <w:name w:val="Heading 9 Char"/>
    <w:basedOn w:val="DefaultParagraphFont"/>
    <w:link w:val="Heading9"/>
    <w:uiPriority w:val="99"/>
    <w:rsid w:val="008051DE"/>
    <w:rPr>
      <w:rFonts w:ascii="Arial" w:hAnsi="Arial" w:cs="Arial"/>
      <w:sz w:val="22"/>
      <w:szCs w:val="22"/>
    </w:rPr>
  </w:style>
  <w:style w:type="character" w:customStyle="1" w:styleId="HeaderChar">
    <w:name w:val="Header Char"/>
    <w:aliases w:val="SD Header Char1"/>
    <w:basedOn w:val="DefaultParagraphFont"/>
    <w:link w:val="Header"/>
    <w:semiHidden/>
    <w:rsid w:val="008051DE"/>
    <w:rPr>
      <w:sz w:val="18"/>
    </w:rPr>
  </w:style>
  <w:style w:type="character" w:customStyle="1" w:styleId="FooterChar">
    <w:name w:val="Footer Char"/>
    <w:aliases w:val="SD Footer Char1"/>
    <w:basedOn w:val="DefaultParagraphFont"/>
    <w:link w:val="Footer"/>
    <w:semiHidden/>
    <w:rsid w:val="008051DE"/>
    <w:rPr>
      <w:sz w:val="18"/>
    </w:rPr>
  </w:style>
  <w:style w:type="character" w:styleId="FollowedHyperlink">
    <w:name w:val="FollowedHyperlink"/>
    <w:basedOn w:val="DefaultParagraphFont"/>
    <w:uiPriority w:val="99"/>
    <w:semiHidden/>
    <w:unhideWhenUsed/>
    <w:rsid w:val="008051DE"/>
    <w:rPr>
      <w:color w:val="800080" w:themeColor="followedHyperlink"/>
      <w:u w:val="single"/>
    </w:rPr>
  </w:style>
  <w:style w:type="character" w:customStyle="1" w:styleId="Heading1Char1">
    <w:name w:val="Heading 1 Char1"/>
    <w:aliases w:val="SD H1 Char"/>
    <w:basedOn w:val="DefaultParagraphFont"/>
    <w:rsid w:val="008051DE"/>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8051DE"/>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8051DE"/>
    <w:rPr>
      <w:rFonts w:asciiTheme="majorHAnsi" w:eastAsiaTheme="majorEastAsia" w:hAnsiTheme="majorHAnsi" w:cstheme="majorBidi"/>
      <w:color w:val="243F60" w:themeColor="accent1" w:themeShade="7F"/>
      <w:sz w:val="24"/>
      <w:szCs w:val="24"/>
    </w:rPr>
  </w:style>
  <w:style w:type="character" w:customStyle="1" w:styleId="HeaderChar1">
    <w:name w:val="Header Char1"/>
    <w:aliases w:val="SD Header Char"/>
    <w:basedOn w:val="DefaultParagraphFont"/>
    <w:semiHidden/>
    <w:rsid w:val="008051DE"/>
    <w:rPr>
      <w:sz w:val="22"/>
    </w:rPr>
  </w:style>
  <w:style w:type="character" w:customStyle="1" w:styleId="FooterChar1">
    <w:name w:val="Footer Char1"/>
    <w:aliases w:val="SD Footer Char"/>
    <w:basedOn w:val="DefaultParagraphFont"/>
    <w:semiHidden/>
    <w:rsid w:val="008051DE"/>
    <w:rPr>
      <w:sz w:val="22"/>
    </w:rPr>
  </w:style>
  <w:style w:type="paragraph" w:styleId="Revision">
    <w:name w:val="Revision"/>
    <w:uiPriority w:val="99"/>
    <w:semiHidden/>
    <w:rsid w:val="008051D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 w:id="1080177804">
      <w:bodyDiv w:val="1"/>
      <w:marLeft w:val="0"/>
      <w:marRight w:val="0"/>
      <w:marTop w:val="0"/>
      <w:marBottom w:val="0"/>
      <w:divBdr>
        <w:top w:val="none" w:sz="0" w:space="0" w:color="auto"/>
        <w:left w:val="none" w:sz="0" w:space="0" w:color="auto"/>
        <w:bottom w:val="none" w:sz="0" w:space="0" w:color="auto"/>
        <w:right w:val="none" w:sz="0" w:space="0" w:color="auto"/>
      </w:divBdr>
      <w:divsChild>
        <w:div w:id="1009405866">
          <w:marLeft w:val="0"/>
          <w:marRight w:val="0"/>
          <w:marTop w:val="0"/>
          <w:marBottom w:val="0"/>
          <w:divBdr>
            <w:top w:val="none" w:sz="0" w:space="0" w:color="auto"/>
            <w:left w:val="none" w:sz="0" w:space="0" w:color="auto"/>
            <w:bottom w:val="none" w:sz="0" w:space="0" w:color="auto"/>
            <w:right w:val="none" w:sz="0" w:space="0" w:color="auto"/>
          </w:divBdr>
          <w:divsChild>
            <w:div w:id="196361505">
              <w:marLeft w:val="0"/>
              <w:marRight w:val="0"/>
              <w:marTop w:val="0"/>
              <w:marBottom w:val="0"/>
              <w:divBdr>
                <w:top w:val="none" w:sz="0" w:space="0" w:color="auto"/>
                <w:left w:val="none" w:sz="0" w:space="0" w:color="auto"/>
                <w:bottom w:val="none" w:sz="0" w:space="0" w:color="auto"/>
                <w:right w:val="none" w:sz="0" w:space="0" w:color="auto"/>
              </w:divBdr>
              <w:divsChild>
                <w:div w:id="272130642">
                  <w:marLeft w:val="0"/>
                  <w:marRight w:val="0"/>
                  <w:marTop w:val="0"/>
                  <w:marBottom w:val="0"/>
                  <w:divBdr>
                    <w:top w:val="none" w:sz="0" w:space="0" w:color="auto"/>
                    <w:left w:val="none" w:sz="0" w:space="0" w:color="auto"/>
                    <w:bottom w:val="none" w:sz="0" w:space="0" w:color="auto"/>
                    <w:right w:val="none" w:sz="0" w:space="0" w:color="auto"/>
                  </w:divBdr>
                  <w:divsChild>
                    <w:div w:id="1154374309">
                      <w:marLeft w:val="0"/>
                      <w:marRight w:val="0"/>
                      <w:marTop w:val="0"/>
                      <w:marBottom w:val="0"/>
                      <w:divBdr>
                        <w:top w:val="single" w:sz="6" w:space="8" w:color="D1D1D1"/>
                        <w:left w:val="single" w:sz="6" w:space="0" w:color="D1D1D1"/>
                        <w:bottom w:val="single" w:sz="6" w:space="0" w:color="D1D1D1"/>
                        <w:right w:val="single" w:sz="6" w:space="0" w:color="D1D1D1"/>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533619250">
                              <w:marLeft w:val="0"/>
                              <w:marRight w:val="0"/>
                              <w:marTop w:val="0"/>
                              <w:marBottom w:val="0"/>
                              <w:divBdr>
                                <w:top w:val="none" w:sz="0" w:space="0" w:color="auto"/>
                                <w:left w:val="none" w:sz="0" w:space="0" w:color="auto"/>
                                <w:bottom w:val="none" w:sz="0" w:space="0" w:color="auto"/>
                                <w:right w:val="none" w:sz="0" w:space="0" w:color="auto"/>
                              </w:divBdr>
                              <w:divsChild>
                                <w:div w:id="113401326">
                                  <w:marLeft w:val="0"/>
                                  <w:marRight w:val="0"/>
                                  <w:marTop w:val="0"/>
                                  <w:marBottom w:val="0"/>
                                  <w:divBdr>
                                    <w:top w:val="none" w:sz="0" w:space="0" w:color="auto"/>
                                    <w:left w:val="none" w:sz="0" w:space="0" w:color="auto"/>
                                    <w:bottom w:val="none" w:sz="0" w:space="0" w:color="auto"/>
                                    <w:right w:val="none" w:sz="0" w:space="0" w:color="auto"/>
                                  </w:divBdr>
                                  <w:divsChild>
                                    <w:div w:id="1502231449">
                                      <w:marLeft w:val="0"/>
                                      <w:marRight w:val="0"/>
                                      <w:marTop w:val="0"/>
                                      <w:marBottom w:val="0"/>
                                      <w:divBdr>
                                        <w:top w:val="none" w:sz="0" w:space="0" w:color="auto"/>
                                        <w:left w:val="none" w:sz="0" w:space="0" w:color="auto"/>
                                        <w:bottom w:val="none" w:sz="0" w:space="0" w:color="auto"/>
                                        <w:right w:val="none" w:sz="0" w:space="0" w:color="auto"/>
                                      </w:divBdr>
                                      <w:divsChild>
                                        <w:div w:id="7468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www.ka9q.net/bpsk1000.html"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chart" Target="charts/chart1.xm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dx.doi.org.libproxy.temple.edu/10.1016/S0094-5765(99)00224-6"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howcase.netins.net/web/wallio/BER_Packetradiobiterrorrate.html" TargetMode="Externa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amateurradio.com/ham-radios-lost-future/"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qsl.net/n9zia/newlinkpaper.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dx.doi.org.libproxy.temple.edu/10.1016/j.actaastro.2009.10.034"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3" Type="http://schemas.microsoft.com/office/2011/relationships/commentsExtended" Target="commentsExtended.xml"/><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200"/>
              <a:t>Amateur Satellite Telemetry BER Performance in AWGN Roundup</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1200 b/sec BFSK</c:v>
                </c:pt>
              </c:strCache>
            </c:strRef>
          </c:tx>
          <c:spPr>
            <a:ln w="22225" cap="rnd">
              <a:solidFill>
                <a:schemeClr val="accent1"/>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0.00E+00</c:formatCode>
                <c:ptCount val="9"/>
                <c:pt idx="0">
                  <c:v>0.24560000000000001</c:v>
                </c:pt>
                <c:pt idx="1">
                  <c:v>0.21</c:v>
                </c:pt>
                <c:pt idx="2">
                  <c:v>0.18332999999999999</c:v>
                </c:pt>
                <c:pt idx="3">
                  <c:v>0.15</c:v>
                </c:pt>
                <c:pt idx="4">
                  <c:v>0.13519999999999999</c:v>
                </c:pt>
                <c:pt idx="5">
                  <c:v>0.1</c:v>
                </c:pt>
                <c:pt idx="6">
                  <c:v>8.0399999999999999E-2</c:v>
                </c:pt>
                <c:pt idx="7">
                  <c:v>0.05</c:v>
                </c:pt>
                <c:pt idx="8">
                  <c:v>3.5000000000000003E-2</c:v>
                </c:pt>
              </c:numCache>
            </c:numRef>
          </c:val>
          <c:smooth val="1"/>
        </c:ser>
        <c:ser>
          <c:idx val="1"/>
          <c:order val="1"/>
          <c:tx>
            <c:strRef>
              <c:f>Sheet1!$C$1</c:f>
              <c:strCache>
                <c:ptCount val="1"/>
                <c:pt idx="0">
                  <c:v>1200 b/sec BPSK</c:v>
                </c:pt>
              </c:strCache>
            </c:strRef>
          </c:tx>
          <c:spPr>
            <a:ln w="22225" cap="rnd">
              <a:solidFill>
                <a:schemeClr val="accent2"/>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0.00E+00</c:formatCode>
                <c:ptCount val="9"/>
                <c:pt idx="0">
                  <c:v>8.3989999999999995E-2</c:v>
                </c:pt>
                <c:pt idx="1">
                  <c:v>6.0589999999999998E-2</c:v>
                </c:pt>
                <c:pt idx="2">
                  <c:v>3.9699999999999999E-2</c:v>
                </c:pt>
                <c:pt idx="3">
                  <c:v>2.53E-2</c:v>
                </c:pt>
                <c:pt idx="4">
                  <c:v>1.47E-2</c:v>
                </c:pt>
                <c:pt idx="5">
                  <c:v>6.0990000000000003E-3</c:v>
                </c:pt>
                <c:pt idx="6">
                  <c:v>1.9E-3</c:v>
                </c:pt>
                <c:pt idx="7">
                  <c:v>7.9989999999999998E-4</c:v>
                </c:pt>
                <c:pt idx="8" formatCode="General">
                  <c:v>0</c:v>
                </c:pt>
              </c:numCache>
            </c:numRef>
          </c:val>
          <c:smooth val="1"/>
        </c:ser>
        <c:ser>
          <c:idx val="2"/>
          <c:order val="2"/>
          <c:tx>
            <c:strRef>
              <c:f>Sheet1!$D$1</c:f>
              <c:strCache>
                <c:ptCount val="1"/>
                <c:pt idx="0">
                  <c:v>1200 b/sec BPSK-FEC (hard-decision, r = 1/2, K = 7)</c:v>
                </c:pt>
              </c:strCache>
            </c:strRef>
          </c:tx>
          <c:spPr>
            <a:ln w="22225" cap="rnd">
              <a:solidFill>
                <a:schemeClr val="accent3"/>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Sheet1!$D$2:$D$10</c:f>
              <c:numCache>
                <c:formatCode>0.00E+00</c:formatCode>
                <c:ptCount val="9"/>
                <c:pt idx="0">
                  <c:v>0.376</c:v>
                </c:pt>
                <c:pt idx="1">
                  <c:v>0.24199999999999999</c:v>
                </c:pt>
                <c:pt idx="2">
                  <c:v>0.129</c:v>
                </c:pt>
                <c:pt idx="3">
                  <c:v>3.2300000000000002E-2</c:v>
                </c:pt>
                <c:pt idx="4">
                  <c:v>1.0699999999999999E-2</c:v>
                </c:pt>
                <c:pt idx="5">
                  <c:v>4.0000000000000002E-4</c:v>
                </c:pt>
                <c:pt idx="6" formatCode="General">
                  <c:v>0</c:v>
                </c:pt>
                <c:pt idx="7" formatCode="General">
                  <c:v>0</c:v>
                </c:pt>
                <c:pt idx="8" formatCode="General">
                  <c:v>0</c:v>
                </c:pt>
              </c:numCache>
            </c:numRef>
          </c:val>
          <c:smooth val="1"/>
        </c:ser>
        <c:ser>
          <c:idx val="3"/>
          <c:order val="3"/>
          <c:tx>
            <c:strRef>
              <c:f>Sheet1!$E$1</c:f>
              <c:strCache>
                <c:ptCount val="1"/>
                <c:pt idx="0">
                  <c:v>1200 b/sec BPSK-FEC (soft-decision, r = 1/2, K = 7)</c:v>
                </c:pt>
              </c:strCache>
            </c:strRef>
          </c:tx>
          <c:spPr>
            <a:ln w="22225" cap="rnd">
              <a:solidFill>
                <a:schemeClr val="accent4"/>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Sheet1!$E$2:$E$10</c:f>
              <c:numCache>
                <c:formatCode>0.00E+00</c:formatCode>
                <c:ptCount val="9"/>
                <c:pt idx="0">
                  <c:v>0.18</c:v>
                </c:pt>
                <c:pt idx="1">
                  <c:v>6.2E-2</c:v>
                </c:pt>
                <c:pt idx="2">
                  <c:v>1.0999999999999999E-2</c:v>
                </c:pt>
                <c:pt idx="3">
                  <c:v>3.8999999999999998E-3</c:v>
                </c:pt>
                <c:pt idx="4" formatCode="General">
                  <c:v>0</c:v>
                </c:pt>
                <c:pt idx="5" formatCode="General">
                  <c:v>0</c:v>
                </c:pt>
                <c:pt idx="6" formatCode="General">
                  <c:v>0</c:v>
                </c:pt>
                <c:pt idx="7" formatCode="General">
                  <c:v>0</c:v>
                </c:pt>
                <c:pt idx="8" formatCode="General">
                  <c:v>0</c:v>
                </c:pt>
              </c:numCache>
            </c:numRef>
          </c:val>
          <c:smooth val="1"/>
        </c:ser>
        <c:dLbls>
          <c:showLegendKey val="0"/>
          <c:showVal val="0"/>
          <c:showCatName val="0"/>
          <c:showSerName val="0"/>
          <c:showPercent val="0"/>
          <c:showBubbleSize val="0"/>
        </c:dLbls>
        <c:smooth val="0"/>
        <c:axId val="681177680"/>
        <c:axId val="681183280"/>
      </c:lineChart>
      <c:catAx>
        <c:axId val="68117768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Eb/N0 (dB)</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681183280"/>
        <c:crosses val="autoZero"/>
        <c:auto val="1"/>
        <c:lblAlgn val="ctr"/>
        <c:lblOffset val="100"/>
        <c:noMultiLvlLbl val="0"/>
      </c:catAx>
      <c:valAx>
        <c:axId val="681183280"/>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BER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68117768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CC"/>
    <w:rsid w:val="000812AD"/>
    <w:rsid w:val="00276D45"/>
    <w:rsid w:val="005D2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12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A9D5D-4FB3-4A62-AE44-681EACCDA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3138</TotalTime>
  <Pages>46</Pages>
  <Words>13008</Words>
  <Characters>74149</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86984</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brandon keith</cp:lastModifiedBy>
  <cp:revision>42</cp:revision>
  <cp:lastPrinted>2013-09-16T16:15:00Z</cp:lastPrinted>
  <dcterms:created xsi:type="dcterms:W3CDTF">2013-11-29T18:30:00Z</dcterms:created>
  <dcterms:modified xsi:type="dcterms:W3CDTF">2014-01-04T05:05:00Z</dcterms:modified>
</cp:coreProperties>
</file>