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431DD35F" w14:textId="7D369247" w:rsidR="008051DE" w:rsidRDefault="00346680" w:rsidP="008051DE">
      <w:pPr>
        <w:jc w:val="center"/>
        <w:rPr>
          <w:rFonts w:ascii="Helvetica" w:hAnsi="Helvetica"/>
          <w:b/>
          <w:sz w:val="28"/>
        </w:rPr>
      </w:pPr>
      <w:r>
        <w:rPr>
          <w:rFonts w:ascii="Helvetica" w:hAnsi="Helvetica"/>
          <w:b/>
          <w:sz w:val="28"/>
        </w:rPr>
        <w:t>Error Correcting</w:t>
      </w:r>
      <w:bookmarkStart w:id="1" w:name="_GoBack"/>
      <w:bookmarkEnd w:id="1"/>
      <w:r w:rsidR="008051DE">
        <w:rPr>
          <w:rFonts w:ascii="Helvetica" w:hAnsi="Helvetica"/>
          <w:b/>
          <w:sz w:val="28"/>
        </w:rPr>
        <w:t xml:space="preserve"> Codes in</w:t>
      </w:r>
    </w:p>
    <w:p w14:paraId="6A42CCA2" w14:textId="77777777" w:rsidR="008051DE" w:rsidRDefault="008051DE" w:rsidP="008051DE">
      <w:pPr>
        <w:jc w:val="center"/>
        <w:rPr>
          <w:rFonts w:ascii="Helvetica" w:hAnsi="Helvetica"/>
          <w:b/>
          <w:sz w:val="28"/>
        </w:rPr>
      </w:pPr>
      <w:r>
        <w:rPr>
          <w:rFonts w:ascii="Helvetica" w:hAnsi="Helvetica"/>
          <w:b/>
          <w:sz w:val="28"/>
        </w:rPr>
        <w:t>Amateur Radio Satellite Telemetry</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77777777" w:rsidR="008051DE" w:rsidRDefault="008051DE"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77777777" w:rsidR="008051DE" w:rsidRDefault="008051DE" w:rsidP="008051DE">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2DA4005" wp14:editId="19D6E918">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A73848B" w14:textId="77777777" w:rsidR="008051DE" w:rsidRDefault="008051DE" w:rsidP="008051DE">
                            <w:pPr>
                              <w:jc w:val="center"/>
                              <w:rPr>
                                <w:noProof/>
                              </w:rPr>
                            </w:pPr>
                          </w:p>
                          <w:p w14:paraId="5CB07603" w14:textId="77777777" w:rsidR="008051DE" w:rsidRDefault="008051DE"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A4005"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1A73848B" w14:textId="77777777" w:rsidR="008051DE" w:rsidRDefault="008051DE" w:rsidP="008051DE">
                      <w:pPr>
                        <w:jc w:val="center"/>
                        <w:rPr>
                          <w:noProof/>
                        </w:rPr>
                      </w:pPr>
                    </w:p>
                    <w:p w14:paraId="5CB07603" w14:textId="77777777" w:rsidR="008051DE" w:rsidRDefault="008051DE"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09627D15" w14:textId="77777777" w:rsidR="008051DE" w:rsidRDefault="008051DE" w:rsidP="008051DE">
      <w:pPr>
        <w:jc w:val="center"/>
      </w:pPr>
      <w:r>
        <w:t>Prepared By:</w:t>
      </w:r>
    </w:p>
    <w:p w14:paraId="22653512" w14:textId="77777777" w:rsidR="008051DE" w:rsidRDefault="008051DE" w:rsidP="008051DE">
      <w:pPr>
        <w:spacing w:after="0" w:line="280" w:lineRule="atLeast"/>
        <w:jc w:val="center"/>
      </w:pPr>
      <w:r>
        <w:t>B. Keith, B. Thibodeau, and C. Destin</w:t>
      </w:r>
    </w:p>
    <w:p w14:paraId="1FB1ADFC" w14:textId="77777777" w:rsidR="008051DE" w:rsidRDefault="008051DE" w:rsidP="008051DE">
      <w:pPr>
        <w:spacing w:after="0" w:line="280" w:lineRule="atLeast"/>
        <w:jc w:val="center"/>
      </w:pPr>
      <w:r>
        <w:t>Faculty Advisor(s): Dr. Dennis Silage</w:t>
      </w:r>
    </w:p>
    <w:p w14:paraId="7E6C6A18" w14:textId="77777777" w:rsidR="008051DE" w:rsidRDefault="008051DE" w:rsidP="008051DE">
      <w:pPr>
        <w:spacing w:after="0" w:line="280" w:lineRule="atLeast"/>
        <w:jc w:val="center"/>
      </w:pPr>
      <w:r>
        <w:t>Programmable Communication Group</w:t>
      </w: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lc="http://schemas.openxmlformats.org/drawingml/2006/lockedCanvas"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A83B76E" w14:textId="77777777" w:rsidR="008051DE" w:rsidRDefault="008051DE" w:rsidP="008051DE">
                            <w:pPr>
                              <w:rPr>
                                <w:ins w:id="2"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8F90F"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A83B76E" w14:textId="77777777" w:rsidR="008051DE" w:rsidRDefault="008051DE"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C9265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C9265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Default="008051DE" w:rsidP="00C9265D">
            <w:pPr>
              <w:spacing w:after="0"/>
              <w:jc w:val="center"/>
              <w:rPr>
                <w:b/>
                <w:color w:val="000000"/>
                <w:sz w:val="20"/>
              </w:rPr>
            </w:pPr>
            <w:r>
              <w:rPr>
                <w:b/>
                <w:color w:val="000000"/>
                <w:sz w:val="20"/>
              </w:rPr>
              <w:t>PCG</w:t>
            </w:r>
          </w:p>
        </w:tc>
      </w:tr>
      <w:tr w:rsidR="008051DE" w14:paraId="1D3F763B"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C9265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77777777" w:rsidR="008051DE" w:rsidRDefault="008051DE" w:rsidP="00C9265D">
            <w:pPr>
              <w:spacing w:after="0"/>
              <w:rPr>
                <w:color w:val="000000"/>
                <w:sz w:val="20"/>
              </w:rPr>
            </w:pPr>
            <w:r>
              <w:rPr>
                <w:color w:val="000000"/>
                <w:sz w:val="20"/>
              </w:rPr>
              <w:t>Brandon Keith, Brian Thibodeau, Cedric Destin</w:t>
            </w:r>
          </w:p>
        </w:tc>
      </w:tr>
      <w:tr w:rsidR="008051DE" w14:paraId="7682330F"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C9265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77777777" w:rsidR="008051DE" w:rsidRDefault="008051DE" w:rsidP="00C9265D">
            <w:pPr>
              <w:spacing w:after="0"/>
              <w:rPr>
                <w:color w:val="000000"/>
                <w:sz w:val="20"/>
              </w:rPr>
            </w:pPr>
            <w:r>
              <w:rPr>
                <w:color w:val="000000"/>
                <w:sz w:val="20"/>
              </w:rPr>
              <w:t>Dennis Silage</w:t>
            </w:r>
          </w:p>
        </w:tc>
      </w:tr>
      <w:tr w:rsidR="008051DE" w14:paraId="0CD31F7E"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C9265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77777777" w:rsidR="008051DE" w:rsidRDefault="008051DE" w:rsidP="00C9265D">
            <w:pPr>
              <w:spacing w:after="0"/>
              <w:rPr>
                <w:color w:val="000000"/>
                <w:sz w:val="20"/>
              </w:rPr>
            </w:pPr>
            <w:r>
              <w:rPr>
                <w:color w:val="000000"/>
                <w:sz w:val="20"/>
              </w:rPr>
              <w:t>Thomas Sullivan</w:t>
            </w:r>
          </w:p>
        </w:tc>
      </w:tr>
      <w:tr w:rsidR="008051DE" w14:paraId="30F7DF3A"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C9265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C9265D">
            <w:pPr>
              <w:spacing w:after="0"/>
              <w:rPr>
                <w:color w:val="000000"/>
                <w:sz w:val="20"/>
              </w:rPr>
            </w:pPr>
            <w:r>
              <w:rPr>
                <w:color w:val="000000"/>
                <w:sz w:val="20"/>
              </w:rPr>
              <w:t>Electrical and Computer Engineering</w:t>
            </w:r>
          </w:p>
        </w:tc>
      </w:tr>
      <w:tr w:rsidR="008051DE" w14:paraId="3A35B93A" w14:textId="77777777" w:rsidTr="00C9265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C9265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77777777" w:rsidR="008051DE" w:rsidRDefault="008051DE" w:rsidP="00C9265D">
            <w:pPr>
              <w:spacing w:after="0"/>
              <w:rPr>
                <w:color w:val="000000"/>
                <w:sz w:val="18"/>
                <w:szCs w:val="18"/>
              </w:rPr>
            </w:pPr>
            <w:r>
              <w:rPr>
                <w:color w:val="000000"/>
                <w:sz w:val="20"/>
                <w:szCs w:val="18"/>
                <w:shd w:val="clear" w:color="auto" w:fill="FFFFFF"/>
              </w:rPr>
              <w:t>Concatenated Codes in Amateur Radio Satellite Telemetry</w:t>
            </w:r>
          </w:p>
        </w:tc>
      </w:tr>
      <w:tr w:rsidR="008051DE" w14:paraId="4A9F23E1"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C9265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C9265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C9265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5C000B" w:rsidP="00C9265D">
            <w:pPr>
              <w:spacing w:after="0"/>
              <w:rPr>
                <w:color w:val="000000"/>
                <w:sz w:val="20"/>
              </w:rPr>
            </w:pPr>
            <w:hyperlink r:id="rId10"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7777777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008051DE" w:rsidRPr="00FE1ED1">
              <w:rPr>
                <w:rStyle w:val="Hyperlink"/>
                <w:noProof/>
              </w:rPr>
              <w:t>1.1.</w:t>
            </w:r>
            <w:r w:rsidR="008051DE">
              <w:rPr>
                <w:rFonts w:asciiTheme="minorHAnsi" w:eastAsiaTheme="minorEastAsia" w:hAnsiTheme="minorHAnsi" w:cstheme="minorBidi"/>
                <w:noProof/>
                <w:szCs w:val="22"/>
              </w:rPr>
              <w:tab/>
            </w:r>
            <w:r w:rsidR="008051DE" w:rsidRPr="00FE1ED1">
              <w:rPr>
                <w:rStyle w:val="Hyperlink"/>
                <w:noProof/>
              </w:rPr>
              <w:t>Overall Objectives</w:t>
            </w:r>
            <w:r w:rsidR="008051DE">
              <w:rPr>
                <w:noProof/>
                <w:webHidden/>
              </w:rPr>
              <w:tab/>
            </w:r>
            <w:r w:rsidR="008051DE">
              <w:rPr>
                <w:noProof/>
                <w:webHidden/>
              </w:rPr>
              <w:fldChar w:fldCharType="begin"/>
            </w:r>
            <w:r w:rsidR="008051DE">
              <w:rPr>
                <w:noProof/>
                <w:webHidden/>
              </w:rPr>
              <w:instrText xml:space="preserve"> PAGEREF _Toc373771119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6ECC91D1"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008051DE" w:rsidRPr="00FE1ED1">
              <w:rPr>
                <w:rStyle w:val="Hyperlink"/>
                <w:noProof/>
              </w:rPr>
              <w:t>1.2.</w:t>
            </w:r>
            <w:r w:rsidR="008051DE">
              <w:rPr>
                <w:rFonts w:asciiTheme="minorHAnsi" w:eastAsiaTheme="minorEastAsia" w:hAnsiTheme="minorHAnsi" w:cstheme="minorBidi"/>
                <w:noProof/>
                <w:szCs w:val="22"/>
              </w:rPr>
              <w:tab/>
            </w:r>
            <w:r w:rsidR="008051DE" w:rsidRPr="00FE1ED1">
              <w:rPr>
                <w:rStyle w:val="Hyperlink"/>
                <w:noProof/>
              </w:rPr>
              <w:t>Historical and Economic Perspective</w:t>
            </w:r>
            <w:r w:rsidR="008051DE">
              <w:rPr>
                <w:noProof/>
                <w:webHidden/>
              </w:rPr>
              <w:tab/>
            </w:r>
            <w:r w:rsidR="008051DE">
              <w:rPr>
                <w:noProof/>
                <w:webHidden/>
              </w:rPr>
              <w:fldChar w:fldCharType="begin"/>
            </w:r>
            <w:r w:rsidR="008051DE">
              <w:rPr>
                <w:noProof/>
                <w:webHidden/>
              </w:rPr>
              <w:instrText xml:space="preserve"> PAGEREF _Toc373771120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3902DFBC"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008051DE" w:rsidRPr="00FE1ED1">
              <w:rPr>
                <w:rStyle w:val="Hyperlink"/>
                <w:noProof/>
              </w:rPr>
              <w:t>1.3.</w:t>
            </w:r>
            <w:r w:rsidR="008051DE">
              <w:rPr>
                <w:rFonts w:asciiTheme="minorHAnsi" w:eastAsiaTheme="minorEastAsia" w:hAnsiTheme="minorHAnsi" w:cstheme="minorBidi"/>
                <w:noProof/>
                <w:szCs w:val="22"/>
              </w:rPr>
              <w:tab/>
            </w:r>
            <w:r w:rsidR="008051DE" w:rsidRPr="00FE1ED1">
              <w:rPr>
                <w:rStyle w:val="Hyperlink"/>
                <w:noProof/>
              </w:rPr>
              <w:t>Candidate Solutions</w:t>
            </w:r>
            <w:r w:rsidR="008051DE">
              <w:rPr>
                <w:noProof/>
                <w:webHidden/>
              </w:rPr>
              <w:tab/>
            </w:r>
            <w:r w:rsidR="008051DE">
              <w:rPr>
                <w:noProof/>
                <w:webHidden/>
              </w:rPr>
              <w:fldChar w:fldCharType="begin"/>
            </w:r>
            <w:r w:rsidR="008051DE">
              <w:rPr>
                <w:noProof/>
                <w:webHidden/>
              </w:rPr>
              <w:instrText xml:space="preserve"> PAGEREF _Toc373771121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3E4DFCD9"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008051DE" w:rsidRPr="00FE1ED1">
              <w:rPr>
                <w:rStyle w:val="Hyperlink"/>
                <w:noProof/>
              </w:rPr>
              <w:t>1.3.1.</w:t>
            </w:r>
            <w:r w:rsidR="008051DE">
              <w:rPr>
                <w:rFonts w:asciiTheme="minorHAnsi" w:eastAsiaTheme="minorEastAsia" w:hAnsiTheme="minorHAnsi" w:cstheme="minorBidi"/>
                <w:noProof/>
                <w:szCs w:val="22"/>
              </w:rPr>
              <w:tab/>
            </w:r>
            <w:r w:rsidR="008051DE" w:rsidRPr="00FE1ED1">
              <w:rPr>
                <w:rStyle w:val="Hyperlink"/>
                <w:noProof/>
              </w:rPr>
              <w:t>Forward Error Correction:  Block and Convolutional Codes</w:t>
            </w:r>
            <w:r w:rsidR="008051DE">
              <w:rPr>
                <w:noProof/>
                <w:webHidden/>
              </w:rPr>
              <w:tab/>
            </w:r>
            <w:r w:rsidR="008051DE">
              <w:rPr>
                <w:noProof/>
                <w:webHidden/>
              </w:rPr>
              <w:fldChar w:fldCharType="begin"/>
            </w:r>
            <w:r w:rsidR="008051DE">
              <w:rPr>
                <w:noProof/>
                <w:webHidden/>
              </w:rPr>
              <w:instrText xml:space="preserve"> PAGEREF _Toc373771122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50E9EA98"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008051DE" w:rsidRPr="00FE1ED1">
              <w:rPr>
                <w:rStyle w:val="Hyperlink"/>
                <w:noProof/>
              </w:rPr>
              <w:t>1.3.2.</w:t>
            </w:r>
            <w:r w:rsidR="008051DE">
              <w:rPr>
                <w:rFonts w:asciiTheme="minorHAnsi" w:eastAsiaTheme="minorEastAsia" w:hAnsiTheme="minorHAnsi" w:cstheme="minorBidi"/>
                <w:noProof/>
                <w:szCs w:val="22"/>
              </w:rPr>
              <w:tab/>
            </w:r>
            <w:r w:rsidR="008051DE" w:rsidRPr="00FE1ED1">
              <w:rPr>
                <w:rStyle w:val="Hyperlink"/>
                <w:noProof/>
              </w:rPr>
              <w:t>Line Coding:  Non Return Zero and Manchester</w:t>
            </w:r>
            <w:r w:rsidR="008051DE">
              <w:rPr>
                <w:noProof/>
                <w:webHidden/>
              </w:rPr>
              <w:tab/>
            </w:r>
            <w:r w:rsidR="008051DE">
              <w:rPr>
                <w:noProof/>
                <w:webHidden/>
              </w:rPr>
              <w:fldChar w:fldCharType="begin"/>
            </w:r>
            <w:r w:rsidR="008051DE">
              <w:rPr>
                <w:noProof/>
                <w:webHidden/>
              </w:rPr>
              <w:instrText xml:space="preserve"> PAGEREF _Toc373771123 \h </w:instrText>
            </w:r>
            <w:r w:rsidR="008051DE">
              <w:rPr>
                <w:noProof/>
                <w:webHidden/>
              </w:rPr>
            </w:r>
            <w:r w:rsidR="008051DE">
              <w:rPr>
                <w:noProof/>
                <w:webHidden/>
              </w:rPr>
              <w:fldChar w:fldCharType="separate"/>
            </w:r>
            <w:r w:rsidR="008051DE">
              <w:rPr>
                <w:noProof/>
                <w:webHidden/>
              </w:rPr>
              <w:t>7</w:t>
            </w:r>
            <w:r w:rsidR="008051DE">
              <w:rPr>
                <w:noProof/>
                <w:webHidden/>
              </w:rPr>
              <w:fldChar w:fldCharType="end"/>
            </w:r>
          </w:hyperlink>
        </w:p>
        <w:p w14:paraId="38D9BA49"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008051DE" w:rsidRPr="00FE1ED1">
              <w:rPr>
                <w:rStyle w:val="Hyperlink"/>
                <w:noProof/>
              </w:rPr>
              <w:t>1.3.3.</w:t>
            </w:r>
            <w:r w:rsidR="008051DE">
              <w:rPr>
                <w:rFonts w:asciiTheme="minorHAnsi" w:eastAsiaTheme="minorEastAsia" w:hAnsiTheme="minorHAnsi" w:cstheme="minorBidi"/>
                <w:noProof/>
                <w:szCs w:val="22"/>
              </w:rPr>
              <w:tab/>
            </w:r>
            <w:r w:rsidR="008051DE" w:rsidRPr="00FE1ED1">
              <w:rPr>
                <w:rStyle w:val="Hyperlink"/>
                <w:noProof/>
              </w:rPr>
              <w:t>BPSK Carrier Recovery</w:t>
            </w:r>
            <w:r w:rsidR="008051DE">
              <w:rPr>
                <w:noProof/>
                <w:webHidden/>
              </w:rPr>
              <w:tab/>
            </w:r>
            <w:r w:rsidR="008051DE">
              <w:rPr>
                <w:noProof/>
                <w:webHidden/>
              </w:rPr>
              <w:fldChar w:fldCharType="begin"/>
            </w:r>
            <w:r w:rsidR="008051DE">
              <w:rPr>
                <w:noProof/>
                <w:webHidden/>
              </w:rPr>
              <w:instrText xml:space="preserve"> PAGEREF _Toc373771124 \h </w:instrText>
            </w:r>
            <w:r w:rsidR="008051DE">
              <w:rPr>
                <w:noProof/>
                <w:webHidden/>
              </w:rPr>
            </w:r>
            <w:r w:rsidR="008051DE">
              <w:rPr>
                <w:noProof/>
                <w:webHidden/>
              </w:rPr>
              <w:fldChar w:fldCharType="separate"/>
            </w:r>
            <w:r w:rsidR="008051DE">
              <w:rPr>
                <w:noProof/>
                <w:webHidden/>
              </w:rPr>
              <w:t>8</w:t>
            </w:r>
            <w:r w:rsidR="008051DE">
              <w:rPr>
                <w:noProof/>
                <w:webHidden/>
              </w:rPr>
              <w:fldChar w:fldCharType="end"/>
            </w:r>
          </w:hyperlink>
        </w:p>
        <w:p w14:paraId="13CC6008"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008051DE" w:rsidRPr="00FE1ED1">
              <w:rPr>
                <w:rStyle w:val="Hyperlink"/>
                <w:noProof/>
              </w:rPr>
              <w:t>1.3.4.</w:t>
            </w:r>
            <w:r w:rsidR="008051DE">
              <w:rPr>
                <w:rFonts w:asciiTheme="minorHAnsi" w:eastAsiaTheme="minorEastAsia" w:hAnsiTheme="minorHAnsi" w:cstheme="minorBidi"/>
                <w:noProof/>
                <w:szCs w:val="22"/>
              </w:rPr>
              <w:tab/>
            </w:r>
            <w:r w:rsidR="008051DE" w:rsidRPr="00FE1ED1">
              <w:rPr>
                <w:rStyle w:val="Hyperlink"/>
                <w:noProof/>
              </w:rPr>
              <w:t>Coherent and Non-Coherent BFSK Modulation (Cedric)</w:t>
            </w:r>
            <w:r w:rsidR="008051DE">
              <w:rPr>
                <w:noProof/>
                <w:webHidden/>
              </w:rPr>
              <w:tab/>
            </w:r>
            <w:r w:rsidR="008051DE">
              <w:rPr>
                <w:noProof/>
                <w:webHidden/>
              </w:rPr>
              <w:fldChar w:fldCharType="begin"/>
            </w:r>
            <w:r w:rsidR="008051DE">
              <w:rPr>
                <w:noProof/>
                <w:webHidden/>
              </w:rPr>
              <w:instrText xml:space="preserve"> PAGEREF _Toc373771125 \h </w:instrText>
            </w:r>
            <w:r w:rsidR="008051DE">
              <w:rPr>
                <w:noProof/>
                <w:webHidden/>
              </w:rPr>
            </w:r>
            <w:r w:rsidR="008051DE">
              <w:rPr>
                <w:noProof/>
                <w:webHidden/>
              </w:rPr>
              <w:fldChar w:fldCharType="separate"/>
            </w:r>
            <w:r w:rsidR="008051DE">
              <w:rPr>
                <w:noProof/>
                <w:webHidden/>
              </w:rPr>
              <w:t>10</w:t>
            </w:r>
            <w:r w:rsidR="008051DE">
              <w:rPr>
                <w:noProof/>
                <w:webHidden/>
              </w:rPr>
              <w:fldChar w:fldCharType="end"/>
            </w:r>
          </w:hyperlink>
        </w:p>
        <w:p w14:paraId="228CE0C2"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008051DE" w:rsidRPr="00FE1ED1">
              <w:rPr>
                <w:rStyle w:val="Hyperlink"/>
                <w:noProof/>
              </w:rPr>
              <w:t>1.3.5.</w:t>
            </w:r>
            <w:r w:rsidR="008051DE">
              <w:rPr>
                <w:rFonts w:asciiTheme="minorHAnsi" w:eastAsiaTheme="minorEastAsia" w:hAnsiTheme="minorHAnsi" w:cstheme="minorBidi"/>
                <w:noProof/>
                <w:szCs w:val="22"/>
              </w:rPr>
              <w:tab/>
            </w:r>
            <w:r w:rsidR="008051DE" w:rsidRPr="00FE1ED1">
              <w:rPr>
                <w:rStyle w:val="Hyperlink"/>
                <w:noProof/>
              </w:rPr>
              <w:t>Coherent and Non-Coherent BFSK Demodulation (Cedric)</w:t>
            </w:r>
            <w:r w:rsidR="008051DE">
              <w:rPr>
                <w:noProof/>
                <w:webHidden/>
              </w:rPr>
              <w:tab/>
            </w:r>
            <w:r w:rsidR="008051DE">
              <w:rPr>
                <w:noProof/>
                <w:webHidden/>
              </w:rPr>
              <w:fldChar w:fldCharType="begin"/>
            </w:r>
            <w:r w:rsidR="008051DE">
              <w:rPr>
                <w:noProof/>
                <w:webHidden/>
              </w:rPr>
              <w:instrText xml:space="preserve"> PAGEREF _Toc373771126 \h </w:instrText>
            </w:r>
            <w:r w:rsidR="008051DE">
              <w:rPr>
                <w:noProof/>
                <w:webHidden/>
              </w:rPr>
            </w:r>
            <w:r w:rsidR="008051DE">
              <w:rPr>
                <w:noProof/>
                <w:webHidden/>
              </w:rPr>
              <w:fldChar w:fldCharType="separate"/>
            </w:r>
            <w:r w:rsidR="008051DE">
              <w:rPr>
                <w:noProof/>
                <w:webHidden/>
              </w:rPr>
              <w:t>11</w:t>
            </w:r>
            <w:r w:rsidR="008051DE">
              <w:rPr>
                <w:noProof/>
                <w:webHidden/>
              </w:rPr>
              <w:fldChar w:fldCharType="end"/>
            </w:r>
          </w:hyperlink>
        </w:p>
        <w:p w14:paraId="119741C1"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008051DE" w:rsidRPr="00FE1ED1">
              <w:rPr>
                <w:rStyle w:val="Hyperlink"/>
                <w:rFonts w:eastAsiaTheme="minorHAnsi"/>
                <w:noProof/>
              </w:rPr>
              <w:t>1.3.6.</w:t>
            </w:r>
            <w:r w:rsidR="008051DE">
              <w:rPr>
                <w:rFonts w:asciiTheme="minorHAnsi" w:eastAsiaTheme="minorEastAsia" w:hAnsiTheme="minorHAnsi" w:cstheme="minorBidi"/>
                <w:noProof/>
                <w:szCs w:val="22"/>
              </w:rPr>
              <w:tab/>
            </w:r>
            <w:r w:rsidR="008051DE" w:rsidRPr="00FE1ED1">
              <w:rPr>
                <w:rStyle w:val="Hyperlink"/>
                <w:rFonts w:eastAsiaTheme="minorHAnsi"/>
                <w:noProof/>
              </w:rPr>
              <w:t>BPSK and BFSK Timing Recovery</w:t>
            </w:r>
            <w:r w:rsidR="008051DE">
              <w:rPr>
                <w:noProof/>
                <w:webHidden/>
              </w:rPr>
              <w:tab/>
            </w:r>
            <w:r w:rsidR="008051DE">
              <w:rPr>
                <w:noProof/>
                <w:webHidden/>
              </w:rPr>
              <w:fldChar w:fldCharType="begin"/>
            </w:r>
            <w:r w:rsidR="008051DE">
              <w:rPr>
                <w:noProof/>
                <w:webHidden/>
              </w:rPr>
              <w:instrText xml:space="preserve"> PAGEREF _Toc373771127 \h </w:instrText>
            </w:r>
            <w:r w:rsidR="008051DE">
              <w:rPr>
                <w:noProof/>
                <w:webHidden/>
              </w:rPr>
            </w:r>
            <w:r w:rsidR="008051DE">
              <w:rPr>
                <w:noProof/>
                <w:webHidden/>
              </w:rPr>
              <w:fldChar w:fldCharType="separate"/>
            </w:r>
            <w:r w:rsidR="008051DE">
              <w:rPr>
                <w:noProof/>
                <w:webHidden/>
              </w:rPr>
              <w:t>13</w:t>
            </w:r>
            <w:r w:rsidR="008051DE">
              <w:rPr>
                <w:noProof/>
                <w:webHidden/>
              </w:rPr>
              <w:fldChar w:fldCharType="end"/>
            </w:r>
          </w:hyperlink>
        </w:p>
        <w:p w14:paraId="72C24354"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008051DE" w:rsidRPr="00FE1ED1">
              <w:rPr>
                <w:rStyle w:val="Hyperlink"/>
                <w:noProof/>
              </w:rPr>
              <w:t>1.4.</w:t>
            </w:r>
            <w:r w:rsidR="008051DE">
              <w:rPr>
                <w:rFonts w:asciiTheme="minorHAnsi" w:eastAsiaTheme="minorEastAsia" w:hAnsiTheme="minorHAnsi" w:cstheme="minorBidi"/>
                <w:noProof/>
                <w:szCs w:val="22"/>
              </w:rPr>
              <w:tab/>
            </w:r>
            <w:r w:rsidR="008051DE" w:rsidRPr="00FE1ED1">
              <w:rPr>
                <w:rStyle w:val="Hyperlink"/>
                <w:noProof/>
              </w:rPr>
              <w:t>Proposed Solution Concept</w:t>
            </w:r>
            <w:r w:rsidR="008051DE">
              <w:rPr>
                <w:noProof/>
                <w:webHidden/>
              </w:rPr>
              <w:tab/>
            </w:r>
            <w:r w:rsidR="008051DE">
              <w:rPr>
                <w:noProof/>
                <w:webHidden/>
              </w:rPr>
              <w:fldChar w:fldCharType="begin"/>
            </w:r>
            <w:r w:rsidR="008051DE">
              <w:rPr>
                <w:noProof/>
                <w:webHidden/>
              </w:rPr>
              <w:instrText xml:space="preserve"> PAGEREF _Toc373771128 \h </w:instrText>
            </w:r>
            <w:r w:rsidR="008051DE">
              <w:rPr>
                <w:noProof/>
                <w:webHidden/>
              </w:rPr>
            </w:r>
            <w:r w:rsidR="008051DE">
              <w:rPr>
                <w:noProof/>
                <w:webHidden/>
              </w:rPr>
              <w:fldChar w:fldCharType="separate"/>
            </w:r>
            <w:r w:rsidR="008051DE">
              <w:rPr>
                <w:noProof/>
                <w:webHidden/>
              </w:rPr>
              <w:t>14</w:t>
            </w:r>
            <w:r w:rsidR="008051DE">
              <w:rPr>
                <w:noProof/>
                <w:webHidden/>
              </w:rPr>
              <w:fldChar w:fldCharType="end"/>
            </w:r>
          </w:hyperlink>
        </w:p>
        <w:p w14:paraId="219DF2E4"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008051DE" w:rsidRPr="00FE1ED1">
              <w:rPr>
                <w:rStyle w:val="Hyperlink"/>
                <w:noProof/>
              </w:rPr>
              <w:t>1.5.</w:t>
            </w:r>
            <w:r w:rsidR="008051DE">
              <w:rPr>
                <w:rFonts w:asciiTheme="minorHAnsi" w:eastAsiaTheme="minorEastAsia" w:hAnsiTheme="minorHAnsi" w:cstheme="minorBidi"/>
                <w:noProof/>
                <w:szCs w:val="22"/>
              </w:rPr>
              <w:tab/>
            </w:r>
            <w:r w:rsidR="008051DE" w:rsidRPr="00FE1ED1">
              <w:rPr>
                <w:rStyle w:val="Hyperlink"/>
                <w:noProof/>
              </w:rPr>
              <w:t>Major Design and Implementation Challenges</w:t>
            </w:r>
            <w:r w:rsidR="008051DE">
              <w:rPr>
                <w:noProof/>
                <w:webHidden/>
              </w:rPr>
              <w:tab/>
            </w:r>
            <w:r w:rsidR="008051DE">
              <w:rPr>
                <w:noProof/>
                <w:webHidden/>
              </w:rPr>
              <w:fldChar w:fldCharType="begin"/>
            </w:r>
            <w:r w:rsidR="008051DE">
              <w:rPr>
                <w:noProof/>
                <w:webHidden/>
              </w:rPr>
              <w:instrText xml:space="preserve"> PAGEREF _Toc373771129 \h </w:instrText>
            </w:r>
            <w:r w:rsidR="008051DE">
              <w:rPr>
                <w:noProof/>
                <w:webHidden/>
              </w:rPr>
            </w:r>
            <w:r w:rsidR="008051DE">
              <w:rPr>
                <w:noProof/>
                <w:webHidden/>
              </w:rPr>
              <w:fldChar w:fldCharType="separate"/>
            </w:r>
            <w:r w:rsidR="008051DE">
              <w:rPr>
                <w:noProof/>
                <w:webHidden/>
              </w:rPr>
              <w:t>15</w:t>
            </w:r>
            <w:r w:rsidR="008051DE">
              <w:rPr>
                <w:noProof/>
                <w:webHidden/>
              </w:rPr>
              <w:fldChar w:fldCharType="end"/>
            </w:r>
          </w:hyperlink>
        </w:p>
        <w:p w14:paraId="437BD498"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008051DE" w:rsidRPr="00FE1ED1">
              <w:rPr>
                <w:rStyle w:val="Hyperlink"/>
                <w:noProof/>
              </w:rPr>
              <w:t>1.6.</w:t>
            </w:r>
            <w:r w:rsidR="008051DE">
              <w:rPr>
                <w:rFonts w:asciiTheme="minorHAnsi" w:eastAsiaTheme="minorEastAsia" w:hAnsiTheme="minorHAnsi" w:cstheme="minorBidi"/>
                <w:noProof/>
                <w:szCs w:val="22"/>
              </w:rPr>
              <w:tab/>
            </w:r>
            <w:r w:rsidR="008051DE" w:rsidRPr="00FE1ED1">
              <w:rPr>
                <w:rStyle w:val="Hyperlink"/>
                <w:noProof/>
              </w:rPr>
              <w:t>Implications of Project Success (Brandon)</w:t>
            </w:r>
            <w:r w:rsidR="008051DE">
              <w:rPr>
                <w:noProof/>
                <w:webHidden/>
              </w:rPr>
              <w:tab/>
            </w:r>
            <w:r w:rsidR="008051DE">
              <w:rPr>
                <w:noProof/>
                <w:webHidden/>
              </w:rPr>
              <w:fldChar w:fldCharType="begin"/>
            </w:r>
            <w:r w:rsidR="008051DE">
              <w:rPr>
                <w:noProof/>
                <w:webHidden/>
              </w:rPr>
              <w:instrText xml:space="preserve"> PAGEREF _Toc373771130 \h </w:instrText>
            </w:r>
            <w:r w:rsidR="008051DE">
              <w:rPr>
                <w:noProof/>
                <w:webHidden/>
              </w:rPr>
            </w:r>
            <w:r w:rsidR="008051DE">
              <w:rPr>
                <w:noProof/>
                <w:webHidden/>
              </w:rPr>
              <w:fldChar w:fldCharType="separate"/>
            </w:r>
            <w:r w:rsidR="008051DE">
              <w:rPr>
                <w:noProof/>
                <w:webHidden/>
              </w:rPr>
              <w:t>16</w:t>
            </w:r>
            <w:r w:rsidR="008051DE">
              <w:rPr>
                <w:noProof/>
                <w:webHidden/>
              </w:rPr>
              <w:fldChar w:fldCharType="end"/>
            </w:r>
          </w:hyperlink>
        </w:p>
        <w:p w14:paraId="009794CD" w14:textId="77777777" w:rsidR="008051DE" w:rsidRDefault="005C000B"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008051DE" w:rsidRPr="00FE1ED1">
              <w:rPr>
                <w:rStyle w:val="Hyperlink"/>
                <w:noProof/>
              </w:rPr>
              <w:t>2.</w:t>
            </w:r>
            <w:r w:rsidR="008051DE">
              <w:rPr>
                <w:rFonts w:asciiTheme="minorHAnsi" w:eastAsiaTheme="minorEastAsia" w:hAnsiTheme="minorHAnsi" w:cstheme="minorBidi"/>
                <w:noProof/>
                <w:szCs w:val="22"/>
              </w:rPr>
              <w:tab/>
            </w:r>
            <w:r w:rsidR="008051DE" w:rsidRPr="00FE1ED1">
              <w:rPr>
                <w:rStyle w:val="Hyperlink"/>
                <w:noProof/>
              </w:rPr>
              <w:t>DESIGN REQUIREMENTS</w:t>
            </w:r>
            <w:r w:rsidR="008051DE">
              <w:rPr>
                <w:noProof/>
                <w:webHidden/>
              </w:rPr>
              <w:tab/>
            </w:r>
            <w:r w:rsidR="008051DE">
              <w:rPr>
                <w:noProof/>
                <w:webHidden/>
              </w:rPr>
              <w:fldChar w:fldCharType="begin"/>
            </w:r>
            <w:r w:rsidR="008051DE">
              <w:rPr>
                <w:noProof/>
                <w:webHidden/>
              </w:rPr>
              <w:instrText xml:space="preserve"> PAGEREF _Toc373771131 \h </w:instrText>
            </w:r>
            <w:r w:rsidR="008051DE">
              <w:rPr>
                <w:noProof/>
                <w:webHidden/>
              </w:rPr>
            </w:r>
            <w:r w:rsidR="008051DE">
              <w:rPr>
                <w:noProof/>
                <w:webHidden/>
              </w:rPr>
              <w:fldChar w:fldCharType="separate"/>
            </w:r>
            <w:r w:rsidR="008051DE">
              <w:rPr>
                <w:noProof/>
                <w:webHidden/>
              </w:rPr>
              <w:t>17</w:t>
            </w:r>
            <w:r w:rsidR="008051DE">
              <w:rPr>
                <w:noProof/>
                <w:webHidden/>
              </w:rPr>
              <w:fldChar w:fldCharType="end"/>
            </w:r>
          </w:hyperlink>
        </w:p>
        <w:p w14:paraId="52343E2F"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008051DE" w:rsidRPr="00FE1ED1">
              <w:rPr>
                <w:rStyle w:val="Hyperlink"/>
                <w:noProof/>
              </w:rPr>
              <w:t>2.1.</w:t>
            </w:r>
            <w:r w:rsidR="008051DE">
              <w:rPr>
                <w:rFonts w:asciiTheme="minorHAnsi" w:eastAsiaTheme="minorEastAsia" w:hAnsiTheme="minorHAnsi" w:cstheme="minorBidi"/>
                <w:noProof/>
                <w:szCs w:val="22"/>
              </w:rPr>
              <w:tab/>
            </w:r>
            <w:r w:rsidR="008051DE" w:rsidRPr="00FE1ED1">
              <w:rPr>
                <w:rStyle w:val="Hyperlink"/>
                <w:noProof/>
              </w:rPr>
              <w:t>Functional Design Constraints (Brian)</w:t>
            </w:r>
            <w:r w:rsidR="008051DE">
              <w:rPr>
                <w:noProof/>
                <w:webHidden/>
              </w:rPr>
              <w:tab/>
            </w:r>
            <w:r w:rsidR="008051DE">
              <w:rPr>
                <w:noProof/>
                <w:webHidden/>
              </w:rPr>
              <w:fldChar w:fldCharType="begin"/>
            </w:r>
            <w:r w:rsidR="008051DE">
              <w:rPr>
                <w:noProof/>
                <w:webHidden/>
              </w:rPr>
              <w:instrText xml:space="preserve"> PAGEREF _Toc373771132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39427661"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008051DE" w:rsidRPr="00FE1ED1">
              <w:rPr>
                <w:rStyle w:val="Hyperlink"/>
                <w:noProof/>
              </w:rPr>
              <w:t>2.2.</w:t>
            </w:r>
            <w:r w:rsidR="008051DE">
              <w:rPr>
                <w:rFonts w:asciiTheme="minorHAnsi" w:eastAsiaTheme="minorEastAsia" w:hAnsiTheme="minorHAnsi" w:cstheme="minorBidi"/>
                <w:noProof/>
                <w:szCs w:val="22"/>
              </w:rPr>
              <w:tab/>
            </w:r>
            <w:r w:rsidR="008051DE" w:rsidRPr="00FE1ED1">
              <w:rPr>
                <w:rStyle w:val="Hyperlink"/>
                <w:noProof/>
              </w:rPr>
              <w:t>Non-Functional Design Constraints (Brandon)</w:t>
            </w:r>
            <w:r w:rsidR="008051DE">
              <w:rPr>
                <w:noProof/>
                <w:webHidden/>
              </w:rPr>
              <w:tab/>
            </w:r>
            <w:r w:rsidR="008051DE">
              <w:rPr>
                <w:noProof/>
                <w:webHidden/>
              </w:rPr>
              <w:fldChar w:fldCharType="begin"/>
            </w:r>
            <w:r w:rsidR="008051DE">
              <w:rPr>
                <w:noProof/>
                <w:webHidden/>
              </w:rPr>
              <w:instrText xml:space="preserve"> PAGEREF _Toc373771133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45C43C5B" w14:textId="77777777" w:rsidR="008051DE" w:rsidRDefault="005C000B"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008051DE" w:rsidRPr="00FE1ED1">
              <w:rPr>
                <w:rStyle w:val="Hyperlink"/>
                <w:noProof/>
              </w:rPr>
              <w:t>3.</w:t>
            </w:r>
            <w:r w:rsidR="008051DE">
              <w:rPr>
                <w:rFonts w:asciiTheme="minorHAnsi" w:eastAsiaTheme="minorEastAsia" w:hAnsiTheme="minorHAnsi" w:cstheme="minorBidi"/>
                <w:noProof/>
                <w:szCs w:val="22"/>
              </w:rPr>
              <w:tab/>
            </w:r>
            <w:r w:rsidR="008051DE" w:rsidRPr="00FE1ED1">
              <w:rPr>
                <w:rStyle w:val="Hyperlink"/>
                <w:noProof/>
              </w:rPr>
              <w:t>APPROACH</w:t>
            </w:r>
            <w:r w:rsidR="008051DE">
              <w:rPr>
                <w:noProof/>
                <w:webHidden/>
              </w:rPr>
              <w:tab/>
            </w:r>
            <w:r w:rsidR="008051DE">
              <w:rPr>
                <w:noProof/>
                <w:webHidden/>
              </w:rPr>
              <w:fldChar w:fldCharType="begin"/>
            </w:r>
            <w:r w:rsidR="008051DE">
              <w:rPr>
                <w:noProof/>
                <w:webHidden/>
              </w:rPr>
              <w:instrText xml:space="preserve"> PAGEREF _Toc373771134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144C5617"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008051DE" w:rsidRPr="00FE1ED1">
              <w:rPr>
                <w:rStyle w:val="Hyperlink"/>
                <w:noProof/>
              </w:rPr>
              <w:t>3.1.</w:t>
            </w:r>
            <w:r w:rsidR="008051DE">
              <w:rPr>
                <w:rFonts w:asciiTheme="minorHAnsi" w:eastAsiaTheme="minorEastAsia" w:hAnsiTheme="minorHAnsi" w:cstheme="minorBidi"/>
                <w:noProof/>
                <w:szCs w:val="22"/>
              </w:rPr>
              <w:tab/>
            </w:r>
            <w:r w:rsidR="008051DE" w:rsidRPr="00FE1ED1">
              <w:rPr>
                <w:rStyle w:val="Hyperlink"/>
                <w:noProof/>
              </w:rPr>
              <w:t>Software Simulation Using Matlab/Simulink</w:t>
            </w:r>
            <w:r w:rsidR="008051DE">
              <w:rPr>
                <w:noProof/>
                <w:webHidden/>
              </w:rPr>
              <w:tab/>
            </w:r>
            <w:r w:rsidR="008051DE">
              <w:rPr>
                <w:noProof/>
                <w:webHidden/>
              </w:rPr>
              <w:fldChar w:fldCharType="begin"/>
            </w:r>
            <w:r w:rsidR="008051DE">
              <w:rPr>
                <w:noProof/>
                <w:webHidden/>
              </w:rPr>
              <w:instrText xml:space="preserve"> PAGEREF _Toc373771135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F8F5A77"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008051DE" w:rsidRPr="00FE1ED1">
              <w:rPr>
                <w:rStyle w:val="Hyperlink"/>
                <w:noProof/>
              </w:rPr>
              <w:t>3.1.1.</w:t>
            </w:r>
            <w:r w:rsidR="008051DE">
              <w:rPr>
                <w:rFonts w:asciiTheme="minorHAnsi" w:eastAsiaTheme="minorEastAsia" w:hAnsiTheme="minorHAnsi" w:cstheme="minorBidi"/>
                <w:noProof/>
                <w:szCs w:val="22"/>
              </w:rPr>
              <w:tab/>
            </w:r>
            <w:r w:rsidR="008051DE" w:rsidRPr="00FE1ED1">
              <w:rPr>
                <w:rStyle w:val="Hyperlink"/>
                <w:noProof/>
              </w:rPr>
              <w:t>Manchester Encoder/Decoder</w:t>
            </w:r>
            <w:r w:rsidR="008051DE">
              <w:rPr>
                <w:noProof/>
                <w:webHidden/>
              </w:rPr>
              <w:tab/>
            </w:r>
            <w:r w:rsidR="008051DE">
              <w:rPr>
                <w:noProof/>
                <w:webHidden/>
              </w:rPr>
              <w:fldChar w:fldCharType="begin"/>
            </w:r>
            <w:r w:rsidR="008051DE">
              <w:rPr>
                <w:noProof/>
                <w:webHidden/>
              </w:rPr>
              <w:instrText xml:space="preserve"> PAGEREF _Toc373771136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98E6437"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008051DE" w:rsidRPr="00FE1ED1">
              <w:rPr>
                <w:rStyle w:val="Hyperlink"/>
                <w:noProof/>
              </w:rPr>
              <w:t>3.1.2.</w:t>
            </w:r>
            <w:r w:rsidR="008051DE">
              <w:rPr>
                <w:rFonts w:asciiTheme="minorHAnsi" w:eastAsiaTheme="minorEastAsia" w:hAnsiTheme="minorHAnsi" w:cstheme="minorBidi"/>
                <w:noProof/>
                <w:szCs w:val="22"/>
              </w:rPr>
              <w:tab/>
            </w:r>
            <w:r w:rsidR="008051DE" w:rsidRPr="00FE1ED1">
              <w:rPr>
                <w:rStyle w:val="Hyperlink"/>
                <w:noProof/>
              </w:rPr>
              <w:t>Modulation of FSK and BPSK</w:t>
            </w:r>
            <w:r w:rsidR="008051DE">
              <w:rPr>
                <w:noProof/>
                <w:webHidden/>
              </w:rPr>
              <w:tab/>
            </w:r>
            <w:r w:rsidR="008051DE">
              <w:rPr>
                <w:noProof/>
                <w:webHidden/>
              </w:rPr>
              <w:fldChar w:fldCharType="begin"/>
            </w:r>
            <w:r w:rsidR="008051DE">
              <w:rPr>
                <w:noProof/>
                <w:webHidden/>
              </w:rPr>
              <w:instrText xml:space="preserve"> PAGEREF _Toc373771137 \h </w:instrText>
            </w:r>
            <w:r w:rsidR="008051DE">
              <w:rPr>
                <w:noProof/>
                <w:webHidden/>
              </w:rPr>
            </w:r>
            <w:r w:rsidR="008051DE">
              <w:rPr>
                <w:noProof/>
                <w:webHidden/>
              </w:rPr>
              <w:fldChar w:fldCharType="separate"/>
            </w:r>
            <w:r w:rsidR="008051DE">
              <w:rPr>
                <w:noProof/>
                <w:webHidden/>
              </w:rPr>
              <w:t>22</w:t>
            </w:r>
            <w:r w:rsidR="008051DE">
              <w:rPr>
                <w:noProof/>
                <w:webHidden/>
              </w:rPr>
              <w:fldChar w:fldCharType="end"/>
            </w:r>
          </w:hyperlink>
        </w:p>
        <w:p w14:paraId="76A77BC7"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008051DE" w:rsidRPr="00FE1ED1">
              <w:rPr>
                <w:rStyle w:val="Hyperlink"/>
                <w:noProof/>
              </w:rPr>
              <w:t>3.1.3.</w:t>
            </w:r>
            <w:r w:rsidR="008051DE">
              <w:rPr>
                <w:rFonts w:asciiTheme="minorHAnsi" w:eastAsiaTheme="minorEastAsia" w:hAnsiTheme="minorHAnsi" w:cstheme="minorBidi"/>
                <w:noProof/>
                <w:szCs w:val="22"/>
              </w:rPr>
              <w:tab/>
            </w:r>
            <w:r w:rsidR="008051DE" w:rsidRPr="00FE1ED1">
              <w:rPr>
                <w:rStyle w:val="Hyperlink"/>
                <w:noProof/>
              </w:rPr>
              <w:t>Coherent Demodulation of FSK and BPSK using Phase Lock Loops</w:t>
            </w:r>
            <w:r w:rsidR="008051DE">
              <w:rPr>
                <w:noProof/>
                <w:webHidden/>
              </w:rPr>
              <w:tab/>
            </w:r>
            <w:r w:rsidR="008051DE">
              <w:rPr>
                <w:noProof/>
                <w:webHidden/>
              </w:rPr>
              <w:fldChar w:fldCharType="begin"/>
            </w:r>
            <w:r w:rsidR="008051DE">
              <w:rPr>
                <w:noProof/>
                <w:webHidden/>
              </w:rPr>
              <w:instrText xml:space="preserve"> PAGEREF _Toc373771138 \h </w:instrText>
            </w:r>
            <w:r w:rsidR="008051DE">
              <w:rPr>
                <w:noProof/>
                <w:webHidden/>
              </w:rPr>
            </w:r>
            <w:r w:rsidR="008051DE">
              <w:rPr>
                <w:noProof/>
                <w:webHidden/>
              </w:rPr>
              <w:fldChar w:fldCharType="separate"/>
            </w:r>
            <w:r w:rsidR="008051DE">
              <w:rPr>
                <w:noProof/>
                <w:webHidden/>
              </w:rPr>
              <w:t>24</w:t>
            </w:r>
            <w:r w:rsidR="008051DE">
              <w:rPr>
                <w:noProof/>
                <w:webHidden/>
              </w:rPr>
              <w:fldChar w:fldCharType="end"/>
            </w:r>
          </w:hyperlink>
        </w:p>
        <w:p w14:paraId="12446D6B" w14:textId="77777777" w:rsidR="008051DE" w:rsidRDefault="005C000B"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008051DE" w:rsidRPr="00FE1ED1">
              <w:rPr>
                <w:rStyle w:val="Hyperlink"/>
                <w:noProof/>
              </w:rPr>
              <w:t>3.1.4.</w:t>
            </w:r>
            <w:r w:rsidR="008051DE">
              <w:rPr>
                <w:rFonts w:asciiTheme="minorHAnsi" w:eastAsiaTheme="minorEastAsia" w:hAnsiTheme="minorHAnsi" w:cstheme="minorBidi"/>
                <w:noProof/>
                <w:szCs w:val="22"/>
              </w:rPr>
              <w:tab/>
            </w:r>
            <w:r w:rsidR="008051DE" w:rsidRPr="00FE1ED1">
              <w:rPr>
                <w:rStyle w:val="Hyperlink"/>
                <w:noProof/>
              </w:rPr>
              <w:t>Concatenated FEC codes (Brandon)</w:t>
            </w:r>
            <w:r w:rsidR="008051DE">
              <w:rPr>
                <w:noProof/>
                <w:webHidden/>
              </w:rPr>
              <w:tab/>
            </w:r>
            <w:r w:rsidR="008051DE">
              <w:rPr>
                <w:noProof/>
                <w:webHidden/>
              </w:rPr>
              <w:fldChar w:fldCharType="begin"/>
            </w:r>
            <w:r w:rsidR="008051DE">
              <w:rPr>
                <w:noProof/>
                <w:webHidden/>
              </w:rPr>
              <w:instrText xml:space="preserve"> PAGEREF _Toc373771139 \h </w:instrText>
            </w:r>
            <w:r w:rsidR="008051DE">
              <w:rPr>
                <w:noProof/>
                <w:webHidden/>
              </w:rPr>
            </w:r>
            <w:r w:rsidR="008051DE">
              <w:rPr>
                <w:noProof/>
                <w:webHidden/>
              </w:rPr>
              <w:fldChar w:fldCharType="separate"/>
            </w:r>
            <w:r w:rsidR="008051DE">
              <w:rPr>
                <w:noProof/>
                <w:webHidden/>
              </w:rPr>
              <w:t>36</w:t>
            </w:r>
            <w:r w:rsidR="008051DE">
              <w:rPr>
                <w:noProof/>
                <w:webHidden/>
              </w:rPr>
              <w:fldChar w:fldCharType="end"/>
            </w:r>
          </w:hyperlink>
        </w:p>
        <w:p w14:paraId="6626598A" w14:textId="77777777" w:rsidR="008051DE" w:rsidRDefault="005C000B"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008051DE" w:rsidRPr="00FE1ED1">
              <w:rPr>
                <w:rStyle w:val="Hyperlink"/>
                <w:noProof/>
              </w:rPr>
              <w:t>3.2.</w:t>
            </w:r>
            <w:r w:rsidR="008051DE">
              <w:rPr>
                <w:rFonts w:asciiTheme="minorHAnsi" w:eastAsiaTheme="minorEastAsia" w:hAnsiTheme="minorHAnsi" w:cstheme="minorBidi"/>
                <w:noProof/>
                <w:szCs w:val="22"/>
              </w:rPr>
              <w:tab/>
            </w:r>
            <w:r w:rsidR="008051DE" w:rsidRPr="00FE1ED1">
              <w:rPr>
                <w:rStyle w:val="Hyperlink"/>
                <w:noProof/>
              </w:rPr>
              <w:t>Hardware Implementation using ISE Design Suite</w:t>
            </w:r>
            <w:r w:rsidR="008051DE">
              <w:rPr>
                <w:noProof/>
                <w:webHidden/>
              </w:rPr>
              <w:tab/>
            </w:r>
            <w:r w:rsidR="008051DE">
              <w:rPr>
                <w:noProof/>
                <w:webHidden/>
              </w:rPr>
              <w:fldChar w:fldCharType="begin"/>
            </w:r>
            <w:r w:rsidR="008051DE">
              <w:rPr>
                <w:noProof/>
                <w:webHidden/>
              </w:rPr>
              <w:instrText xml:space="preserve"> PAGEREF _Toc373771140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84601C2" w14:textId="77777777" w:rsidR="008051DE" w:rsidRDefault="005C000B"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008051DE" w:rsidRPr="00FE1ED1">
              <w:rPr>
                <w:rStyle w:val="Hyperlink"/>
                <w:noProof/>
              </w:rPr>
              <w:t>4.</w:t>
            </w:r>
            <w:r w:rsidR="008051DE">
              <w:rPr>
                <w:rFonts w:asciiTheme="minorHAnsi" w:eastAsiaTheme="minorEastAsia" w:hAnsiTheme="minorHAnsi" w:cstheme="minorBidi"/>
                <w:noProof/>
                <w:szCs w:val="22"/>
              </w:rPr>
              <w:tab/>
            </w:r>
            <w:r w:rsidR="008051DE" w:rsidRPr="00FE1ED1">
              <w:rPr>
                <w:rStyle w:val="Hyperlink"/>
                <w:noProof/>
              </w:rPr>
              <w:t>EVALUATION (Brandon)</w:t>
            </w:r>
            <w:r w:rsidR="008051DE">
              <w:rPr>
                <w:noProof/>
                <w:webHidden/>
              </w:rPr>
              <w:tab/>
            </w:r>
            <w:r w:rsidR="008051DE">
              <w:rPr>
                <w:noProof/>
                <w:webHidden/>
              </w:rPr>
              <w:fldChar w:fldCharType="begin"/>
            </w:r>
            <w:r w:rsidR="008051DE">
              <w:rPr>
                <w:noProof/>
                <w:webHidden/>
              </w:rPr>
              <w:instrText xml:space="preserve"> PAGEREF _Toc373771141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0BE6EA1" w14:textId="77777777" w:rsidR="008051DE" w:rsidRDefault="005C000B"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008051DE" w:rsidRPr="00FE1ED1">
              <w:rPr>
                <w:rStyle w:val="Hyperlink"/>
                <w:noProof/>
              </w:rPr>
              <w:t>5.</w:t>
            </w:r>
            <w:r w:rsidR="008051DE">
              <w:rPr>
                <w:rFonts w:asciiTheme="minorHAnsi" w:eastAsiaTheme="minorEastAsia" w:hAnsiTheme="minorHAnsi" w:cstheme="minorBidi"/>
                <w:noProof/>
                <w:szCs w:val="22"/>
              </w:rPr>
              <w:tab/>
            </w:r>
            <w:r w:rsidR="008051DE" w:rsidRPr="00FE1ED1">
              <w:rPr>
                <w:rStyle w:val="Hyperlink"/>
                <w:noProof/>
              </w:rPr>
              <w:t>SUMMARY AND FUTURE WORK</w:t>
            </w:r>
            <w:r w:rsidR="008051DE">
              <w:rPr>
                <w:noProof/>
                <w:webHidden/>
              </w:rPr>
              <w:tab/>
            </w:r>
            <w:r w:rsidR="008051DE">
              <w:rPr>
                <w:noProof/>
                <w:webHidden/>
              </w:rPr>
              <w:fldChar w:fldCharType="begin"/>
            </w:r>
            <w:r w:rsidR="008051DE">
              <w:rPr>
                <w:noProof/>
                <w:webHidden/>
              </w:rPr>
              <w:instrText xml:space="preserve"> PAGEREF _Toc373771142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04A6F9B3" w14:textId="77777777" w:rsidR="008051DE" w:rsidRDefault="005C000B"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008051DE" w:rsidRPr="00FE1ED1">
              <w:rPr>
                <w:rStyle w:val="Hyperlink"/>
                <w:noProof/>
              </w:rPr>
              <w:t>6.</w:t>
            </w:r>
            <w:r w:rsidR="008051DE">
              <w:rPr>
                <w:rFonts w:asciiTheme="minorHAnsi" w:eastAsiaTheme="minorEastAsia" w:hAnsiTheme="minorHAnsi" w:cstheme="minorBidi"/>
                <w:noProof/>
                <w:szCs w:val="22"/>
              </w:rPr>
              <w:tab/>
            </w:r>
            <w:r w:rsidR="008051DE" w:rsidRPr="00FE1ED1">
              <w:rPr>
                <w:rStyle w:val="Hyperlink"/>
                <w:noProof/>
              </w:rPr>
              <w:t>ACKNOWLEDGEMENTS</w:t>
            </w:r>
            <w:r w:rsidR="008051DE">
              <w:rPr>
                <w:noProof/>
                <w:webHidden/>
              </w:rPr>
              <w:tab/>
            </w:r>
            <w:r w:rsidR="008051DE">
              <w:rPr>
                <w:noProof/>
                <w:webHidden/>
              </w:rPr>
              <w:fldChar w:fldCharType="begin"/>
            </w:r>
            <w:r w:rsidR="008051DE">
              <w:rPr>
                <w:noProof/>
                <w:webHidden/>
              </w:rPr>
              <w:instrText xml:space="preserve"> PAGEREF _Toc373771143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14C5E806" w14:textId="77777777" w:rsidR="008051DE" w:rsidRDefault="005C000B"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008051DE" w:rsidRPr="00FE1ED1">
              <w:rPr>
                <w:rStyle w:val="Hyperlink"/>
                <w:noProof/>
              </w:rPr>
              <w:t>7.</w:t>
            </w:r>
            <w:r w:rsidR="008051DE">
              <w:rPr>
                <w:rFonts w:asciiTheme="minorHAnsi" w:eastAsiaTheme="minorEastAsia" w:hAnsiTheme="minorHAnsi" w:cstheme="minorBidi"/>
                <w:noProof/>
                <w:szCs w:val="22"/>
              </w:rPr>
              <w:tab/>
            </w:r>
            <w:r w:rsidR="008051DE" w:rsidRPr="00FE1ED1">
              <w:rPr>
                <w:rStyle w:val="Hyperlink"/>
                <w:noProof/>
              </w:rPr>
              <w:t>REFERENCES</w:t>
            </w:r>
            <w:r w:rsidR="008051DE">
              <w:rPr>
                <w:noProof/>
                <w:webHidden/>
              </w:rPr>
              <w:tab/>
            </w:r>
            <w:r w:rsidR="008051DE">
              <w:rPr>
                <w:noProof/>
                <w:webHidden/>
              </w:rPr>
              <w:fldChar w:fldCharType="begin"/>
            </w:r>
            <w:r w:rsidR="008051DE">
              <w:rPr>
                <w:noProof/>
                <w:webHidden/>
              </w:rPr>
              <w:instrText xml:space="preserve"> PAGEREF _Toc373771144 \h </w:instrText>
            </w:r>
            <w:r w:rsidR="008051DE">
              <w:rPr>
                <w:noProof/>
                <w:webHidden/>
              </w:rPr>
            </w:r>
            <w:r w:rsidR="008051DE">
              <w:rPr>
                <w:noProof/>
                <w:webHidden/>
              </w:rPr>
              <w:fldChar w:fldCharType="separate"/>
            </w:r>
            <w:r w:rsidR="008051DE">
              <w:rPr>
                <w:noProof/>
                <w:webHidden/>
              </w:rPr>
              <w:t>44</w:t>
            </w:r>
            <w:r w:rsidR="008051DE">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3771118"/>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545EFDFB" w14:textId="77777777" w:rsidR="008051DE" w:rsidRDefault="008051DE" w:rsidP="008051DE">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5B42651E" w14:textId="77777777" w:rsidR="008051DE" w:rsidRDefault="008051DE" w:rsidP="008051DE">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77777777" w:rsidR="008051DE" w:rsidRDefault="008051DE" w:rsidP="008051DE">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46B51981" w14:textId="77777777" w:rsidR="008051DE" w:rsidRDefault="008051DE" w:rsidP="008051DE">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77777777" w:rsidR="008051DE" w:rsidRDefault="008051DE" w:rsidP="008051DE">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77777777"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77777777" w:rsidR="008051DE" w:rsidRDefault="008051DE" w:rsidP="008051DE">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68914273" w14:textId="77777777" w:rsidR="008051DE" w:rsidRDefault="008051DE" w:rsidP="008051DE">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033603B8" w14:textId="77777777" w:rsidR="008051DE" w:rsidRDefault="008051DE" w:rsidP="008051DE">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4A395FCB" w14:textId="77777777" w:rsidR="008051DE" w:rsidRDefault="008051DE" w:rsidP="008051DE">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680619A6"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4D12ED31" w14:textId="77777777" w:rsidR="008051DE" w:rsidRDefault="008051DE" w:rsidP="008051DE">
      <w:pPr>
        <w:pStyle w:val="Heading3"/>
        <w:numPr>
          <w:ilvl w:val="2"/>
          <w:numId w:val="27"/>
        </w:numPr>
        <w:tabs>
          <w:tab w:val="left" w:pos="720"/>
        </w:tabs>
        <w:ind w:left="0"/>
        <w:textAlignment w:val="auto"/>
      </w:pPr>
      <w:bookmarkStart w:id="16" w:name="_Toc373771123"/>
      <w:r>
        <w:t>Line Coding:  Non Return Zero and Manchester</w:t>
      </w:r>
      <w:bookmarkEnd w:id="16"/>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5C000B"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7" w:name="_Toc373771124"/>
      <w:r>
        <w:lastRenderedPageBreak/>
        <w:t>BPSK Carrier Recovery</w:t>
      </w:r>
      <w:bookmarkEnd w:id="17"/>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503F4C4B" w14:textId="77777777" w:rsidR="008051DE" w:rsidRDefault="008051DE" w:rsidP="008051DE">
      <w:pPr>
        <w:jc w:val="center"/>
      </w:pPr>
      <w:r>
        <w:rPr>
          <w:noProof/>
        </w:rPr>
        <w:lastRenderedPageBreak/>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7">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8">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5C000B"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20" w:name="_Toc373771126"/>
      <w:r>
        <w:t>Coherent and Non-Coherent BFSK Demodulation (Cedric)</w:t>
      </w:r>
      <w:bookmarkEnd w:id="20"/>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9">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5C000B"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20">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20">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56DB0417" w14:textId="77777777" w:rsidR="008051DE" w:rsidRDefault="008051DE" w:rsidP="008051DE">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lastRenderedPageBreak/>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539A1B2D" w14:textId="77777777" w:rsidR="008051DE" w:rsidRDefault="008051DE" w:rsidP="008051DE">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A1173EC" w14:textId="77777777" w:rsidR="008051DE" w:rsidRDefault="008051DE" w:rsidP="008051DE">
      <w:pPr>
        <w:jc w:val="center"/>
      </w:pPr>
      <w:r>
        <w:rPr>
          <w:noProof/>
        </w:rPr>
        <w:lastRenderedPageBreak/>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77777777" w:rsidR="008051DE" w:rsidRDefault="008051DE" w:rsidP="008051DE">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3314B631" w14:textId="77777777" w:rsidR="008051DE" w:rsidRDefault="008051DE" w:rsidP="008051DE">
      <w:pPr>
        <w:jc w:val="center"/>
      </w:pPr>
      <w:r>
        <w:rPr>
          <w:noProof/>
        </w:rPr>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F2E69D3" w14:textId="77777777" w:rsidR="008051DE" w:rsidRDefault="008051DE" w:rsidP="008051DE">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31A223C0" w14:textId="77777777" w:rsidR="008051DE" w:rsidRDefault="008051DE" w:rsidP="008051DE">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77777777" w:rsidR="008051DE" w:rsidRDefault="008051DE" w:rsidP="008051D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77777777"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57B4538E" w14:textId="77777777" w:rsidR="008051DE" w:rsidRDefault="008051DE" w:rsidP="008051D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3BF6663F" w14:textId="77777777" w:rsidR="008051DE" w:rsidRDefault="008051DE" w:rsidP="008051DE">
      <w:pPr>
        <w:pStyle w:val="Heading1"/>
        <w:numPr>
          <w:ilvl w:val="0"/>
          <w:numId w:val="27"/>
        </w:numPr>
        <w:textAlignment w:val="auto"/>
      </w:pPr>
      <w:bookmarkStart w:id="33" w:name="_Toc373771131"/>
      <w:r>
        <w:t>DESIGN REQUIREMENTS</w:t>
      </w:r>
      <w:bookmarkEnd w:id="31"/>
      <w:bookmarkEnd w:id="33"/>
    </w:p>
    <w:p w14:paraId="76BD5BCB" w14:textId="77777777" w:rsidR="008051DE" w:rsidRDefault="008051DE" w:rsidP="008051DE">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597783F0" w14:textId="77777777" w:rsidR="008051DE" w:rsidRDefault="008051DE" w:rsidP="008051DE">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C9265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C9265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C9265D">
            <w:pPr>
              <w:shd w:val="solid" w:color="FFFFFF" w:fill="FFFFFF"/>
              <w:spacing w:after="0"/>
              <w:jc w:val="center"/>
              <w:rPr>
                <w:b/>
                <w:bCs/>
              </w:rPr>
            </w:pPr>
            <w:r>
              <w:rPr>
                <w:b/>
                <w:bCs/>
              </w:rPr>
              <w:t>Description</w:t>
            </w:r>
          </w:p>
        </w:tc>
      </w:tr>
      <w:tr w:rsidR="008051DE" w14:paraId="6909394E" w14:textId="77777777" w:rsidTr="00C9265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77777777" w:rsidR="008051DE" w:rsidRDefault="008051DE" w:rsidP="00C9265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2A004FFC" w14:textId="77777777" w:rsidR="008051DE" w:rsidRDefault="008051DE" w:rsidP="00C9265D">
            <w:pPr>
              <w:shd w:val="solid" w:color="FFFFFF" w:fill="FFFFFF"/>
              <w:spacing w:after="0"/>
              <w:jc w:val="left"/>
            </w:pPr>
            <w:r>
              <w:t>Each modem is required to modulate 1200 b/sec data with the locally generated oscillator in order to communicate with the 1200 b/sec PACSATS.</w:t>
            </w:r>
          </w:p>
        </w:tc>
      </w:tr>
      <w:tr w:rsidR="008051DE" w14:paraId="17F1A716" w14:textId="77777777" w:rsidTr="00C9265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77777777" w:rsidR="008051DE" w:rsidRDefault="008051DE" w:rsidP="00C9265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C9265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C9265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C9265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77777777" w:rsidR="008051DE" w:rsidRDefault="008051DE" w:rsidP="00C9265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8051DE" w14:paraId="24745A97" w14:textId="77777777" w:rsidTr="00C9265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C9265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77777777" w:rsidR="008051DE" w:rsidRDefault="008051DE" w:rsidP="00C9265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8051DE" w14:paraId="2FA7F761" w14:textId="77777777" w:rsidTr="00C9265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EC426B4" w14:textId="77777777" w:rsidR="008051DE" w:rsidRDefault="008051DE" w:rsidP="00C9265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660D84AE" w14:textId="77777777" w:rsidR="008051DE" w:rsidRDefault="008051DE" w:rsidP="00C9265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9CA1ADB" w14:textId="77777777" w:rsidR="008051DE" w:rsidRPr="006F1892" w:rsidRDefault="008051DE" w:rsidP="008051DE">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39751C80" w14:textId="77777777" w:rsidR="008051DE" w:rsidRDefault="008051DE" w:rsidP="008051DE">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5CD32547" w14:textId="77777777" w:rsidR="008051DE" w:rsidRDefault="008051DE" w:rsidP="008051DE">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2B49F946" w14:textId="77777777" w:rsidR="008051DE" w:rsidRDefault="008051DE" w:rsidP="008051DE"/>
    <w:p w14:paraId="4FECBC29" w14:textId="77777777" w:rsidR="008051DE" w:rsidRDefault="008051DE" w:rsidP="008051DE">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47FB408B" w14:textId="77777777" w:rsidR="008051DE" w:rsidRDefault="008051DE" w:rsidP="008051DE">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C9265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C9265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C9265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C9265D">
            <w:pPr>
              <w:spacing w:after="0"/>
              <w:jc w:val="center"/>
              <w:rPr>
                <w:b/>
                <w:bCs/>
              </w:rPr>
            </w:pPr>
            <w:r>
              <w:rPr>
                <w:b/>
                <w:bCs/>
              </w:rPr>
              <w:t>Description</w:t>
            </w:r>
          </w:p>
        </w:tc>
      </w:tr>
      <w:tr w:rsidR="008051DE" w14:paraId="08255028" w14:textId="77777777" w:rsidTr="00C9265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C9265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C9265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77777777" w:rsidR="008051DE" w:rsidRDefault="008051DE" w:rsidP="00C9265D">
            <w:pPr>
              <w:spacing w:after="0"/>
              <w:jc w:val="left"/>
            </w:pPr>
            <w:r>
              <w:t>Board: $85 - $100</w:t>
            </w:r>
          </w:p>
        </w:tc>
      </w:tr>
      <w:tr w:rsidR="008051DE" w14:paraId="29CEB06D" w14:textId="77777777" w:rsidTr="00C9265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C9265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C9265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77777777" w:rsidR="008051DE" w:rsidRDefault="008051DE" w:rsidP="00C9265D">
            <w:pPr>
              <w:spacing w:after="0"/>
              <w:jc w:val="left"/>
              <w:rPr>
                <w:color w:val="000000"/>
              </w:rPr>
            </w:pPr>
            <w:r>
              <w:rPr>
                <w:color w:val="000000"/>
              </w:rPr>
              <w:t>FPGA: 0°C to +85°C</w:t>
            </w:r>
          </w:p>
        </w:tc>
      </w:tr>
      <w:tr w:rsidR="008051DE" w14:paraId="734D1C37" w14:textId="77777777" w:rsidTr="00C9265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C9265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C9265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7777777" w:rsidR="008051DE" w:rsidRDefault="008051DE" w:rsidP="00C9265D">
            <w:pPr>
              <w:spacing w:after="0"/>
              <w:jc w:val="left"/>
              <w:rPr>
                <w:color w:val="000000"/>
              </w:rPr>
            </w:pPr>
            <w:r>
              <w:rPr>
                <w:color w:val="000000"/>
              </w:rPr>
              <w:t xml:space="preserve">Board: maximum 600 mA @ 3 V </w:t>
            </w:r>
          </w:p>
        </w:tc>
      </w:tr>
      <w:tr w:rsidR="008051DE" w14:paraId="3A748266" w14:textId="77777777" w:rsidTr="00C9265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C9265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C9265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77777777" w:rsidR="008051DE" w:rsidRDefault="008051DE" w:rsidP="00C9265D">
            <w:pPr>
              <w:spacing w:after="0"/>
              <w:jc w:val="left"/>
              <w:rPr>
                <w:color w:val="000000"/>
              </w:rPr>
            </w:pPr>
            <w:r>
              <w:rPr>
                <w:color w:val="000000"/>
              </w:rPr>
              <w:t>Board: 3 in. wide x 4 in. length x 0.5 in. height</w:t>
            </w:r>
          </w:p>
        </w:tc>
      </w:tr>
      <w:tr w:rsidR="008051DE" w14:paraId="28D9E49C" w14:textId="77777777" w:rsidTr="00C9265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C9265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C9265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77777777" w:rsidR="008051DE" w:rsidRDefault="008051DE" w:rsidP="00C9265D">
            <w:pPr>
              <w:spacing w:after="0"/>
              <w:jc w:val="left"/>
              <w:rPr>
                <w:color w:val="000000"/>
              </w:rPr>
            </w:pPr>
            <w:r>
              <w:rPr>
                <w:color w:val="000000"/>
              </w:rPr>
              <w:t>Board: 32 grams</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8" w:name="_Ref49480655"/>
      <w:bookmarkStart w:id="39" w:name="_Toc373771134"/>
      <w:r>
        <w:lastRenderedPageBreak/>
        <w:t>APPROACH</w:t>
      </w:r>
      <w:bookmarkEnd w:id="38"/>
      <w:bookmarkEnd w:id="39"/>
    </w:p>
    <w:p w14:paraId="5E4F0A42" w14:textId="77777777" w:rsidR="008051DE" w:rsidRDefault="008051DE" w:rsidP="008051DE">
      <w:pPr>
        <w:pStyle w:val="Heading2"/>
        <w:numPr>
          <w:ilvl w:val="1"/>
          <w:numId w:val="27"/>
        </w:numPr>
        <w:textAlignment w:val="auto"/>
      </w:pPr>
      <w:bookmarkStart w:id="40" w:name="_Toc373771135"/>
      <w:r>
        <w:t>Software Simulation Using Matlab/Simulink</w:t>
      </w:r>
      <w:bookmarkEnd w:id="40"/>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1" w:name="_Toc373771136"/>
      <w:r>
        <w:t>Manchester Encoder/Decoder</w:t>
      </w:r>
      <w:bookmarkEnd w:id="41"/>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lastRenderedPageBreak/>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lastRenderedPageBreak/>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2" w:name="_Toc373771137"/>
      <w:r>
        <w:t>Modulation of FSK and BPSK</w:t>
      </w:r>
      <w:bookmarkEnd w:id="42"/>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lastRenderedPageBreak/>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5C000B"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5C000B"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6">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7">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5C000B"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5C000B"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C9265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5C000B"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5C000B"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5C000B"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5C000B"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C9265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C9265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C9265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C9265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C9265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7777777" w:rsidR="008051DE" w:rsidRDefault="008051DE" w:rsidP="008051DE">
      <w:pPr>
        <w:pStyle w:val="Heading3"/>
        <w:numPr>
          <w:ilvl w:val="2"/>
          <w:numId w:val="27"/>
        </w:numPr>
        <w:tabs>
          <w:tab w:val="left" w:pos="720"/>
        </w:tabs>
        <w:ind w:left="0"/>
        <w:textAlignment w:val="auto"/>
      </w:pPr>
      <w:bookmarkStart w:id="44" w:name="_Toc373771139"/>
      <w:r>
        <w:t>Concatenated FEC codes (Brandon)</w:t>
      </w:r>
      <w:bookmarkEnd w:id="44"/>
    </w:p>
    <w:p w14:paraId="36CD24DF" w14:textId="77777777" w:rsidR="008051DE" w:rsidRDefault="008051DE" w:rsidP="008051DE">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39) starting with AX.25 frame generation (top left) and looping back around to packet error rate calculation (bottom left). </w:t>
      </w:r>
    </w:p>
    <w:p w14:paraId="770C6224" w14:textId="77777777" w:rsidR="008051DE" w:rsidRDefault="008051DE" w:rsidP="008051DE">
      <w:r>
        <w:rPr>
          <w:noProof/>
        </w:rPr>
        <w:lastRenderedPageBreak/>
        <w:drawing>
          <wp:inline distT="0" distB="0" distL="0" distR="0" wp14:anchorId="604C4801" wp14:editId="697327E6">
            <wp:extent cx="5949315" cy="3764280"/>
            <wp:effectExtent l="0" t="0" r="0" b="7620"/>
            <wp:docPr id="34" name="Picture 34" descr="03_01_0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_01_03_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764280"/>
                    </a:xfrm>
                    <a:prstGeom prst="rect">
                      <a:avLst/>
                    </a:prstGeom>
                    <a:noFill/>
                    <a:ln>
                      <a:noFill/>
                    </a:ln>
                  </pic:spPr>
                </pic:pic>
              </a:graphicData>
            </a:graphic>
          </wp:inline>
        </w:drawing>
      </w:r>
    </w:p>
    <w:p w14:paraId="311DE4D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Pr>
          <w:b w:val="0"/>
          <w:sz w:val="22"/>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w:t>
      </w:r>
    </w:p>
    <w:p w14:paraId="62E08CA1" w14:textId="77777777" w:rsidR="008051DE" w:rsidRDefault="008051DE" w:rsidP="008051DE">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5B7FE0BE" w14:textId="77777777" w:rsidR="008051DE" w:rsidRDefault="008051DE" w:rsidP="008051DE">
      <w:pPr>
        <w:rPr>
          <w:b/>
        </w:rPr>
      </w:pPr>
      <w:r>
        <w:rPr>
          <w:b/>
        </w:rPr>
        <w:t>Block Encoding</w:t>
      </w:r>
      <w:r>
        <w:t xml:space="preserve"> </w:t>
      </w:r>
      <w:r>
        <w:rPr>
          <w:b/>
        </w:rPr>
        <w:t>(and Decoding)</w:t>
      </w:r>
    </w:p>
    <w:p w14:paraId="53DDB436" w14:textId="77777777" w:rsidR="008051DE" w:rsidRDefault="008051DE" w:rsidP="008051DE">
      <w:r>
        <w:t xml:space="preserve">One of the general categories of forward error correcting codes is </w:t>
      </w:r>
      <w:r>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40 highlights the section of the FEC engine dedicated to block </w:t>
      </w:r>
      <w:r>
        <w:rPr>
          <w:i/>
        </w:rPr>
        <w:t>encoding</w:t>
      </w:r>
      <w:r>
        <w:t xml:space="preserve">. </w:t>
      </w:r>
    </w:p>
    <w:p w14:paraId="7B5757A0" w14:textId="77777777" w:rsidR="008051DE" w:rsidRDefault="008051DE" w:rsidP="008051DE">
      <w:pPr>
        <w:rPr>
          <w:sz w:val="18"/>
        </w:rPr>
      </w:pPr>
      <w:r>
        <w:rPr>
          <w:noProof/>
          <w:sz w:val="18"/>
        </w:rPr>
        <w:lastRenderedPageBreak/>
        <w:drawing>
          <wp:inline distT="0" distB="0" distL="0" distR="0" wp14:anchorId="01CEA515" wp14:editId="6F9FDA23">
            <wp:extent cx="5949315" cy="3538855"/>
            <wp:effectExtent l="0" t="0" r="0" b="4445"/>
            <wp:docPr id="26" name="Picture 26" descr="03_01_0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3_01_03_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60C9976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40</w:t>
      </w:r>
      <w:r>
        <w:rPr>
          <w:b w:val="0"/>
          <w:sz w:val="22"/>
          <w:szCs w:val="22"/>
        </w:rPr>
        <w:fldChar w:fldCharType="end"/>
      </w:r>
      <w:r>
        <w:rPr>
          <w:b w:val="0"/>
          <w:sz w:val="22"/>
          <w:szCs w:val="22"/>
        </w:rPr>
        <w:t>.</w:t>
      </w:r>
      <w:r>
        <w:rPr>
          <w:b w:val="0"/>
          <w:sz w:val="22"/>
        </w:rPr>
        <w:t xml:space="preserve"> Highlights the block encoding unit of the FEC engine.</w:t>
      </w:r>
    </w:p>
    <w:p w14:paraId="30C305A4" w14:textId="77777777" w:rsidR="008051DE" w:rsidRDefault="008051DE" w:rsidP="008051DE">
      <w:r>
        <w:t xml:space="preserve">At this point, one may ask themselves how does block </w:t>
      </w:r>
      <w:r>
        <w:rPr>
          <w:i/>
        </w:rPr>
        <w:t>encoding</w:t>
      </w:r>
      <w:r>
        <w:t xml:space="preserve"> work to correct burst errors. To answer such a question, we must understand that once block </w:t>
      </w:r>
      <w:r>
        <w:rPr>
          <w:i/>
        </w:rPr>
        <w:t>encoding</w:t>
      </w:r>
      <w:r>
        <w:t xml:space="preserve"> is done, it must be undone at some point – this is block </w:t>
      </w:r>
      <w:r>
        <w:rPr>
          <w:i/>
        </w:rPr>
        <w:t>decoding</w:t>
      </w:r>
      <w:r>
        <w:t xml:space="preserve">. Block </w:t>
      </w:r>
      <w:r>
        <w:rPr>
          <w:i/>
        </w:rPr>
        <w:t>decoding</w:t>
      </w:r>
      <w:r>
        <w:t xml:space="preserve"> will be discussed shortly, but let us first examine how block </w:t>
      </w:r>
      <w:r>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44BC44A3" w14:textId="77777777" w:rsidR="008051DE" w:rsidRDefault="008051DE" w:rsidP="008051DE">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40. The symbol is then operated on by the Reed-Solomon encoding process. This is represented by the </w:t>
      </w:r>
      <w:r>
        <w:rPr>
          <w:i/>
        </w:rPr>
        <w:t>Reed-Solomon Encoder</w:t>
      </w:r>
      <w:r>
        <w:t xml:space="preserve"> block in Figure 40. Essentially, the Reed-Solomon encoder attaches a set of parity (or redundancy) symbols to the end of a collection of symbols (known as a message word) (Viswanathan, 2013). A RS code converts </w:t>
      </w:r>
      <w:r>
        <w:rPr>
          <w:i/>
        </w:rPr>
        <w:t>n</w:t>
      </w:r>
      <w:r>
        <w:t xml:space="preserve"> symbols (the message word) into a codeword, or </w:t>
      </w:r>
      <w:r>
        <w:rPr>
          <w:i/>
        </w:rPr>
        <w:t>block</w:t>
      </w:r>
      <w:r>
        <w:t xml:space="preserve">, consisting of </w:t>
      </w:r>
      <w:r>
        <w:rPr>
          <w:i/>
        </w:rPr>
        <w:t>k symbol</w:t>
      </w:r>
      <w:r>
        <w:t xml:space="preserve">s. The RS encoder essentially extends the message word with </w:t>
      </w:r>
      <m:oMath>
        <m:r>
          <w:rPr>
            <w:rFonts w:ascii="Cambria Math" w:hAnsi="Cambria Math"/>
          </w:rPr>
          <m:t>n-k</m:t>
        </m:r>
      </m:oMath>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05A1F5D0" w14:textId="77777777" w:rsidR="008051DE" w:rsidRDefault="005C000B" w:rsidP="008051DE">
      <w:pPr>
        <w:jc w:val="center"/>
        <w:rPr>
          <w:sz w:val="24"/>
        </w:rPr>
      </w:pPr>
      <m:oMath>
        <m:d>
          <m:dPr>
            <m:begChr m:val="["/>
            <m:endChr m:val="]"/>
            <m:ctrlPr>
              <w:rPr>
                <w:rFonts w:ascii="Cambria Math" w:hAnsi="Cambria Math"/>
                <w:i/>
                <w:sz w:val="24"/>
                <w:szCs w:val="24"/>
              </w:rPr>
            </m:ctrlPr>
          </m:dPr>
          <m:e>
            <m:r>
              <w:rPr>
                <w:rFonts w:ascii="Cambria Math" w:hAnsi="Cambria Math"/>
                <w:sz w:val="24"/>
              </w:rPr>
              <m:t>5 2 3</m:t>
            </m:r>
          </m:e>
        </m:d>
      </m:oMath>
      <w:r w:rsidR="008051DE">
        <w:rPr>
          <w:sz w:val="24"/>
        </w:rPr>
        <w:t xml:space="preserve"> </w:t>
      </w:r>
      <w:r w:rsidR="008051DE">
        <w:rPr>
          <w:sz w:val="24"/>
        </w:rPr>
        <w:sym w:font="Wingdings" w:char="F0E0"/>
      </w:r>
      <w:r w:rsidR="008051DE">
        <w:rPr>
          <w:sz w:val="24"/>
        </w:rPr>
        <w:t xml:space="preserve"> [</w:t>
      </w:r>
      <m:oMath>
        <m:r>
          <w:rPr>
            <w:rFonts w:ascii="Cambria Math" w:hAnsi="Cambria Math"/>
            <w:sz w:val="24"/>
          </w:rPr>
          <m:t>5 2 3 5 4 4 2]</m:t>
        </m:r>
      </m:oMath>
    </w:p>
    <w:p w14:paraId="315FE2D0" w14:textId="77777777" w:rsidR="008051DE" w:rsidRDefault="008051DE" w:rsidP="008051DE">
      <w:pPr>
        <w:jc w:val="left"/>
        <w:rPr>
          <w:szCs w:val="22"/>
        </w:rPr>
      </w:pPr>
      <w:r>
        <w:rPr>
          <w:szCs w:val="22"/>
        </w:rPr>
        <w:t>The inputted bit stream representation of this would look like the following:</w:t>
      </w:r>
    </w:p>
    <w:p w14:paraId="468D0C85" w14:textId="77777777" w:rsidR="008051DE" w:rsidRDefault="008051DE" w:rsidP="008051DE">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2C2624AE" w14:textId="77777777" w:rsidR="008051DE" w:rsidRDefault="008051DE" w:rsidP="008051DE">
      <w:pPr>
        <w:jc w:val="left"/>
      </w:pPr>
      <w:r>
        <w:t>The (</w:t>
      </w:r>
      <w:r>
        <w:rPr>
          <w:i/>
        </w:rPr>
        <w:t>n, k</w:t>
      </w:r>
      <w:r>
        <w:t>) RS code has an error-correcting capability (</w:t>
      </w:r>
      <w:r>
        <w:rPr>
          <w:i/>
        </w:rPr>
        <w:t>t</w:t>
      </w:r>
      <w:r>
        <w:t>) expressed as (Viswanathan, 2013):</w:t>
      </w:r>
    </w:p>
    <w:p w14:paraId="4E5A034C" w14:textId="77777777" w:rsidR="008051DE" w:rsidRPr="00477F43" w:rsidRDefault="008051DE" w:rsidP="008051DE">
      <w:pPr>
        <w:pStyle w:val="Caption"/>
        <w:tabs>
          <w:tab w:val="center" w:pos="4680"/>
          <w:tab w:val="left" w:pos="8430"/>
        </w:tabs>
        <w:jc w:val="center"/>
        <w:rPr>
          <w:sz w:val="24"/>
        </w:rPr>
      </w:pPr>
      <m:oMath>
        <m:r>
          <m:rPr>
            <m:sty m:val="bi"/>
          </m:rPr>
          <w:rPr>
            <w:rFonts w:ascii="Cambria Math" w:hAnsi="Cambria Math"/>
            <w:sz w:val="24"/>
          </w:rPr>
          <m:t>t≤</m:t>
        </m:r>
        <m:f>
          <m:fPr>
            <m:ctrlPr>
              <w:rPr>
                <w:rFonts w:ascii="Cambria Math" w:hAnsi="Cambria Math"/>
                <w:i/>
                <w:sz w:val="24"/>
              </w:rPr>
            </m:ctrlPr>
          </m:fPr>
          <m:num>
            <m:r>
              <m:rPr>
                <m:sty m:val="bi"/>
              </m:rPr>
              <w:rPr>
                <w:rFonts w:ascii="Cambria Math" w:hAnsi="Cambria Math"/>
                <w:sz w:val="24"/>
              </w:rPr>
              <m:t>n-k</m:t>
            </m:r>
          </m:num>
          <m:den>
            <m:r>
              <m:rPr>
                <m:sty m:val="bi"/>
              </m:rPr>
              <w:rPr>
                <w:rFonts w:ascii="Cambria Math" w:hAnsi="Cambria Math"/>
                <w:sz w:val="24"/>
              </w:rPr>
              <m:t>2</m:t>
            </m:r>
          </m:den>
        </m:f>
      </m:oMath>
      <w:r w:rsidRPr="00477F43">
        <w:rPr>
          <w:sz w:val="24"/>
        </w:rPr>
        <w:t xml:space="preserve"> </w:t>
      </w:r>
      <w:r w:rsidRPr="00477F43">
        <w:rPr>
          <w:b w:val="0"/>
          <w:sz w:val="24"/>
        </w:rPr>
        <w:t>(</w:t>
      </w:r>
      <w:r w:rsidRPr="00477F43">
        <w:rPr>
          <w:b w:val="0"/>
          <w:sz w:val="24"/>
        </w:rPr>
        <w:fldChar w:fldCharType="begin"/>
      </w:r>
      <m:oMath>
        <m:r>
          <m:rPr>
            <m:sty m:val="b"/>
          </m:rPr>
          <w:rPr>
            <w:rFonts w:ascii="Cambria Math" w:hAnsi="Cambria Math"/>
            <w:sz w:val="24"/>
          </w:rPr>
          <m:t xml:space="preserve"> SEQ Equation \* ARABIC </m:t>
        </m:r>
      </m:oMath>
      <w:r w:rsidRPr="00477F43">
        <w:rPr>
          <w:b w:val="0"/>
          <w:sz w:val="24"/>
        </w:rPr>
        <w:fldChar w:fldCharType="separate"/>
      </w:r>
      <m:oMath>
        <m:r>
          <m:rPr>
            <m:sty m:val="b"/>
          </m:rPr>
          <w:rPr>
            <w:rFonts w:ascii="Cambria Math" w:hAnsi="Cambria Math"/>
            <w:noProof/>
            <w:sz w:val="24"/>
          </w:rPr>
          <m:t>21</m:t>
        </m:r>
      </m:oMath>
      <w:r w:rsidRPr="00477F43">
        <w:rPr>
          <w:b w:val="0"/>
          <w:sz w:val="24"/>
        </w:rPr>
        <w:fldChar w:fldCharType="end"/>
      </w:r>
      <w:r w:rsidRPr="00477F43">
        <w:rPr>
          <w:b w:val="0"/>
          <w:sz w:val="24"/>
        </w:rPr>
        <w:t>)</w:t>
      </w:r>
    </w:p>
    <w:p w14:paraId="6E3D5D83" w14:textId="77777777" w:rsidR="008051DE" w:rsidRDefault="008051DE" w:rsidP="008051DE">
      <w:r>
        <w:t>Put differently, the (</w:t>
      </w:r>
      <w:r>
        <w:rPr>
          <w:i/>
        </w:rPr>
        <w:t>n, 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33961CD" w14:textId="77777777" w:rsidR="008051DE" w:rsidRDefault="008051DE" w:rsidP="008051DE">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0B69CF04" w14:textId="77777777" w:rsidR="008051DE" w:rsidRDefault="008051DE" w:rsidP="008051DE">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75378240" w14:textId="77777777" w:rsidR="008051DE" w:rsidRDefault="008051DE" w:rsidP="008051DE">
      <w:pPr>
        <w:jc w:val="cente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6D8CBB1F" w14:textId="77777777" w:rsidR="008051DE" w:rsidRDefault="008051DE" w:rsidP="008051DE">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4AF3876D" w14:textId="77777777" w:rsidR="008051DE" w:rsidRDefault="008051DE" w:rsidP="008051DE">
      <w:r>
        <w:t>The performance of RS codes are a function of their symbol size (in bits), redundancy, and code rate (Sklar, 2001). One can easily imagine an RS code to be more successful at correcting errors the larger the codeword is, which means that a given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7B9F417A" w14:textId="77777777" w:rsidR="008051DE" w:rsidRPr="00B2262C" w:rsidRDefault="008051DE" w:rsidP="008051DE">
      <w:pPr>
        <w:pStyle w:val="Caption"/>
        <w:jc w:val="center"/>
        <w:rPr>
          <w:b w:val="0"/>
          <w:sz w:val="22"/>
        </w:rPr>
      </w:pPr>
      <m:oMath>
        <m:r>
          <m:rPr>
            <m:sty m:val="bi"/>
          </m:rPr>
          <w:rPr>
            <w:rFonts w:ascii="Cambria Math" w:hAnsi="Cambria Math"/>
            <w:sz w:val="22"/>
          </w:rPr>
          <m:t xml:space="preserve">code rate= </m:t>
        </m:r>
        <m:f>
          <m:fPr>
            <m:ctrlPr>
              <w:rPr>
                <w:rFonts w:ascii="Cambria Math" w:hAnsi="Cambria Math"/>
                <w:b w:val="0"/>
                <w:i/>
                <w:sz w:val="22"/>
              </w:rPr>
            </m:ctrlPr>
          </m:fPr>
          <m:num>
            <m:r>
              <m:rPr>
                <m:sty m:val="bi"/>
              </m:rPr>
              <w:rPr>
                <w:rFonts w:ascii="Cambria Math" w:hAnsi="Cambria Math"/>
                <w:sz w:val="22"/>
              </w:rPr>
              <m:t>k</m:t>
            </m:r>
          </m:num>
          <m:den>
            <m:r>
              <m:rPr>
                <m:sty m:val="bi"/>
              </m:rPr>
              <w:rPr>
                <w:rFonts w:ascii="Cambria Math" w:hAnsi="Cambria Math"/>
                <w:sz w:val="22"/>
              </w:rPr>
              <m:t>n</m:t>
            </m:r>
          </m:den>
        </m:f>
      </m:oMath>
      <w:r w:rsidRPr="00B2262C">
        <w:rPr>
          <w:b w:val="0"/>
          <w:sz w:val="22"/>
        </w:rPr>
        <w:t xml:space="preserve"> (</w:t>
      </w:r>
      <w:r w:rsidRPr="00B2262C">
        <w:rPr>
          <w:b w:val="0"/>
          <w:sz w:val="22"/>
        </w:rPr>
        <w:fldChar w:fldCharType="begin"/>
      </w:r>
      <m:oMath>
        <m:r>
          <m:rPr>
            <m:sty m:val="b"/>
          </m:rPr>
          <w:rPr>
            <w:rFonts w:ascii="Cambria Math" w:hAnsi="Cambria Math"/>
            <w:sz w:val="22"/>
          </w:rPr>
          <m:t xml:space="preserve"> SEQ Equation \* ARABIC </m:t>
        </m:r>
      </m:oMath>
      <w:r w:rsidRPr="00B2262C">
        <w:rPr>
          <w:b w:val="0"/>
          <w:sz w:val="22"/>
        </w:rPr>
        <w:fldChar w:fldCharType="separate"/>
      </w:r>
      <m:oMath>
        <m:r>
          <m:rPr>
            <m:sty m:val="b"/>
          </m:rPr>
          <w:rPr>
            <w:rFonts w:ascii="Cambria Math" w:hAnsi="Cambria Math"/>
            <w:noProof/>
            <w:sz w:val="22"/>
          </w:rPr>
          <m:t>22</m:t>
        </m:r>
      </m:oMath>
      <w:r w:rsidRPr="00B2262C">
        <w:rPr>
          <w:b w:val="0"/>
          <w:sz w:val="22"/>
        </w:rPr>
        <w:fldChar w:fldCharType="end"/>
      </w:r>
      <w:r w:rsidRPr="00B2262C">
        <w:rPr>
          <w:b w:val="0"/>
          <w:sz w:val="22"/>
        </w:rPr>
        <w:t>)</w:t>
      </w:r>
    </w:p>
    <w:p w14:paraId="279FE034" w14:textId="77777777" w:rsidR="008051DE" w:rsidRDefault="008051DE" w:rsidP="008051DE">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B690089" w14:textId="77777777" w:rsidR="008051DE" w:rsidRDefault="008051DE" w:rsidP="008051DE">
      <w:pPr>
        <w:jc w:val="left"/>
        <w:rPr>
          <w:b/>
        </w:rPr>
      </w:pPr>
      <w:r>
        <w:rPr>
          <w:b/>
        </w:rPr>
        <w:t>Block Interleaving (and De-interleaving)</w:t>
      </w:r>
    </w:p>
    <w:p w14:paraId="464652D9" w14:textId="77777777" w:rsidR="008051DE" w:rsidRDefault="008051DE" w:rsidP="008051DE">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w:t>
      </w:r>
      <w:r>
        <w:lastRenderedPageBreak/>
        <w:t xml:space="preserve">series of smaller, correctable burst errors. This technique is known as </w:t>
      </w:r>
      <w:r>
        <w:rPr>
          <w:i/>
        </w:rPr>
        <w:t>block interleaving</w:t>
      </w:r>
      <w:r>
        <w:t xml:space="preserve">. Figure 41 shows the Simulink blocks of System C responsible for block interleaving.  </w:t>
      </w:r>
    </w:p>
    <w:p w14:paraId="12E528D3" w14:textId="77777777" w:rsidR="008051DE" w:rsidRDefault="008051DE" w:rsidP="008051DE">
      <w:pPr>
        <w:jc w:val="left"/>
        <w:rPr>
          <w:b/>
        </w:rPr>
      </w:pPr>
      <w:r>
        <w:rPr>
          <w:b/>
          <w:noProof/>
        </w:rPr>
        <w:drawing>
          <wp:inline distT="0" distB="0" distL="0" distR="0" wp14:anchorId="628063CE" wp14:editId="7281C6C0">
            <wp:extent cx="5949315" cy="3538855"/>
            <wp:effectExtent l="0" t="0" r="0" b="4445"/>
            <wp:docPr id="23" name="Picture 23" descr="03_01_03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3_01_03_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7C5BDFE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41</w:t>
      </w:r>
      <w:r>
        <w:rPr>
          <w:b w:val="0"/>
          <w:sz w:val="22"/>
          <w:szCs w:val="22"/>
        </w:rPr>
        <w:fldChar w:fldCharType="end"/>
      </w:r>
      <w:r>
        <w:rPr>
          <w:b w:val="0"/>
          <w:sz w:val="22"/>
          <w:szCs w:val="22"/>
        </w:rPr>
        <w:t>.</w:t>
      </w:r>
      <w:r>
        <w:rPr>
          <w:b w:val="0"/>
          <w:sz w:val="22"/>
        </w:rPr>
        <w:t xml:space="preserve"> Highlights the block interleaving unit of the FEC engine.</w:t>
      </w:r>
    </w:p>
    <w:p w14:paraId="6BA94BB3" w14:textId="77777777" w:rsidR="008051DE" w:rsidRDefault="008051DE" w:rsidP="008051DE">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41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051DE" w14:paraId="5433ACAD"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58CA0770" w14:textId="77777777" w:rsidR="008051DE" w:rsidRDefault="008051DE" w:rsidP="00C9265D">
            <w:pPr>
              <w:jc w:val="center"/>
            </w:pPr>
            <w:r>
              <w:t>1</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598C45CD" w14:textId="77777777" w:rsidR="008051DE" w:rsidRDefault="008051DE" w:rsidP="00C9265D">
            <w:pPr>
              <w:jc w:val="center"/>
            </w:pPr>
            <w:r>
              <w:t>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55EBBCF" w14:textId="77777777" w:rsidR="008051DE" w:rsidRDefault="008051DE" w:rsidP="00C9265D">
            <w:pPr>
              <w:jc w:val="center"/>
            </w:pPr>
            <w:r>
              <w:t>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4E57FB72" w14:textId="77777777" w:rsidR="008051DE" w:rsidRDefault="008051DE" w:rsidP="00C9265D">
            <w:pPr>
              <w:jc w:val="center"/>
            </w:pPr>
            <w:r>
              <w:t>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20561903" w14:textId="77777777" w:rsidR="008051DE" w:rsidRDefault="008051DE" w:rsidP="00C9265D">
            <w:pPr>
              <w:jc w:val="center"/>
            </w:pPr>
            <w:r>
              <w:t>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220A3E57" w14:textId="77777777" w:rsidR="008051DE" w:rsidRDefault="008051DE" w:rsidP="00C9265D">
            <w:pPr>
              <w:jc w:val="center"/>
            </w:pPr>
            <w:r>
              <w:t>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E06568F" w14:textId="77777777" w:rsidR="008051DE" w:rsidRDefault="008051DE" w:rsidP="00C9265D">
            <w:pPr>
              <w:jc w:val="center"/>
            </w:pPr>
            <w:r>
              <w:t>7</w:t>
            </w:r>
          </w:p>
        </w:tc>
      </w:tr>
      <w:tr w:rsidR="008051DE" w14:paraId="4F039362"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D744515" w14:textId="77777777" w:rsidR="008051DE" w:rsidRDefault="008051DE" w:rsidP="00C9265D">
            <w:pPr>
              <w:jc w:val="center"/>
            </w:pPr>
            <w:r>
              <w:t>8</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08B2778" w14:textId="77777777" w:rsidR="008051DE" w:rsidRDefault="008051DE" w:rsidP="00C9265D">
            <w:pPr>
              <w:jc w:val="center"/>
            </w:pPr>
            <w:r>
              <w:t>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05761591" w14:textId="77777777" w:rsidR="008051DE" w:rsidRDefault="008051DE" w:rsidP="00C9265D">
            <w:pPr>
              <w:jc w:val="center"/>
            </w:pPr>
            <w:r>
              <w:t>10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1E260F87" w14:textId="77777777" w:rsidR="008051DE" w:rsidRDefault="008051DE" w:rsidP="00C9265D">
            <w:pPr>
              <w:jc w:val="center"/>
            </w:pPr>
            <w:r>
              <w:t>11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352E7C32" w14:textId="77777777" w:rsidR="008051DE" w:rsidRDefault="008051DE" w:rsidP="00C9265D">
            <w:pPr>
              <w:jc w:val="center"/>
            </w:pPr>
            <w:r>
              <w:t>12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35F4EF3" w14:textId="77777777" w:rsidR="008051DE" w:rsidRDefault="008051DE" w:rsidP="00C9265D">
            <w:pPr>
              <w:jc w:val="center"/>
            </w:pPr>
            <w:r>
              <w:t>13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0A649061" w14:textId="77777777" w:rsidR="008051DE" w:rsidRDefault="008051DE" w:rsidP="00C9265D">
            <w:pPr>
              <w:jc w:val="center"/>
            </w:pPr>
            <w:r>
              <w:t>14</w:t>
            </w:r>
          </w:p>
        </w:tc>
      </w:tr>
      <w:tr w:rsidR="008051DE" w14:paraId="1931F990"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739EEA4" w14:textId="77777777" w:rsidR="008051DE" w:rsidRDefault="008051DE" w:rsidP="00C9265D">
            <w:pPr>
              <w:jc w:val="center"/>
            </w:pPr>
            <w:r>
              <w:t>15</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6484F3D3" w14:textId="77777777" w:rsidR="008051DE" w:rsidRDefault="008051DE" w:rsidP="00C9265D">
            <w:pPr>
              <w:jc w:val="center"/>
            </w:pPr>
            <w:r>
              <w:t>16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B8AD538" w14:textId="77777777" w:rsidR="008051DE" w:rsidRDefault="008051DE" w:rsidP="00C9265D">
            <w:pPr>
              <w:jc w:val="center"/>
            </w:pPr>
            <w:r>
              <w:t>17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7822B0F0" w14:textId="77777777" w:rsidR="008051DE" w:rsidRDefault="008051DE" w:rsidP="00C9265D">
            <w:pPr>
              <w:jc w:val="center"/>
            </w:pPr>
            <w:r>
              <w:t>18</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65EAE118" w14:textId="77777777" w:rsidR="008051DE" w:rsidRDefault="008051DE" w:rsidP="00C9265D">
            <w:pPr>
              <w:jc w:val="center"/>
            </w:pPr>
            <w:r>
              <w:t>19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7ECA43EF" w14:textId="77777777" w:rsidR="008051DE" w:rsidRDefault="008051DE" w:rsidP="00C9265D">
            <w:pPr>
              <w:jc w:val="center"/>
            </w:pPr>
            <w:r>
              <w:t>20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309D2F72" w14:textId="77777777" w:rsidR="008051DE" w:rsidRDefault="008051DE" w:rsidP="00C9265D">
            <w:pPr>
              <w:jc w:val="center"/>
            </w:pPr>
            <w:r>
              <w:t>21</w:t>
            </w:r>
          </w:p>
        </w:tc>
      </w:tr>
      <w:tr w:rsidR="008051DE" w14:paraId="15E5E6C2"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2D3FD84A" w14:textId="77777777" w:rsidR="008051DE" w:rsidRDefault="008051DE" w:rsidP="00C9265D">
            <w:pPr>
              <w:jc w:val="center"/>
            </w:pPr>
            <w:r>
              <w:t>22</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05595399" w14:textId="77777777" w:rsidR="008051DE" w:rsidRDefault="008051DE" w:rsidP="00C9265D">
            <w:pPr>
              <w:jc w:val="center"/>
            </w:pPr>
            <w:r>
              <w:t>23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4EE8B759" w14:textId="77777777" w:rsidR="008051DE" w:rsidRDefault="008051DE" w:rsidP="00C9265D">
            <w:pPr>
              <w:jc w:val="center"/>
            </w:pPr>
            <w:r>
              <w:t>24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50CEB5F6" w14:textId="77777777" w:rsidR="008051DE" w:rsidRDefault="008051DE" w:rsidP="00C9265D">
            <w:pPr>
              <w:jc w:val="center"/>
            </w:pPr>
            <w:r>
              <w:t>25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25277609" w14:textId="77777777" w:rsidR="008051DE" w:rsidRDefault="008051DE" w:rsidP="00C9265D">
            <w:pPr>
              <w:jc w:val="center"/>
            </w:pPr>
            <w:r>
              <w:t>26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75E7FEAC" w14:textId="77777777" w:rsidR="008051DE" w:rsidRDefault="008051DE" w:rsidP="00C9265D">
            <w:pPr>
              <w:jc w:val="center"/>
            </w:pPr>
            <w:r>
              <w:t>27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602210A8" w14:textId="77777777" w:rsidR="008051DE" w:rsidRDefault="008051DE" w:rsidP="00C9265D">
            <w:pPr>
              <w:jc w:val="center"/>
            </w:pPr>
            <w:r>
              <w:t>28</w:t>
            </w:r>
          </w:p>
        </w:tc>
      </w:tr>
      <w:tr w:rsidR="008051DE" w14:paraId="02585BD0"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2FD25F45" w14:textId="77777777" w:rsidR="008051DE" w:rsidRDefault="008051DE" w:rsidP="00C9265D">
            <w:pPr>
              <w:jc w:val="center"/>
            </w:pPr>
            <w:r>
              <w:t>29</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349D95C9" w14:textId="77777777" w:rsidR="008051DE" w:rsidRDefault="008051DE" w:rsidP="00C9265D">
            <w:pPr>
              <w:jc w:val="center"/>
            </w:pPr>
            <w:r>
              <w:t>30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1C8810F2" w14:textId="77777777" w:rsidR="008051DE" w:rsidRDefault="008051DE" w:rsidP="00C9265D">
            <w:pPr>
              <w:jc w:val="center"/>
            </w:pPr>
            <w:r>
              <w:t>31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2AFECDFC" w14:textId="77777777" w:rsidR="008051DE" w:rsidRDefault="008051DE" w:rsidP="00C9265D">
            <w:pPr>
              <w:jc w:val="center"/>
            </w:pPr>
            <w:r>
              <w:t>32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0C310D9F" w14:textId="77777777" w:rsidR="008051DE" w:rsidRDefault="008051DE" w:rsidP="00C9265D">
            <w:pPr>
              <w:jc w:val="center"/>
            </w:pPr>
            <w:r>
              <w:t>33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50E454C4" w14:textId="77777777" w:rsidR="008051DE" w:rsidRDefault="008051DE" w:rsidP="00C9265D">
            <w:pPr>
              <w:jc w:val="center"/>
            </w:pPr>
            <w:r>
              <w:t>34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6294D265" w14:textId="77777777" w:rsidR="008051DE" w:rsidRDefault="008051DE" w:rsidP="00C9265D">
            <w:pPr>
              <w:jc w:val="center"/>
            </w:pPr>
            <w:r>
              <w:t>35</w:t>
            </w:r>
          </w:p>
        </w:tc>
      </w:tr>
    </w:tbl>
    <w:p w14:paraId="12C6FC5A" w14:textId="77777777" w:rsidR="008051DE" w:rsidRPr="00E31519" w:rsidRDefault="008051DE" w:rsidP="008051DE">
      <w:pPr>
        <w:pStyle w:val="Caption"/>
        <w:rPr>
          <w:b w:val="0"/>
          <w:sz w:val="22"/>
          <w:szCs w:val="22"/>
        </w:rPr>
      </w:pPr>
      <w:r w:rsidRPr="00E31519">
        <w:rPr>
          <w:b w:val="0"/>
          <w:sz w:val="22"/>
          <w:szCs w:val="22"/>
        </w:rPr>
        <w:t xml:space="preserve">Table </w:t>
      </w:r>
      <w:r w:rsidRPr="00E31519">
        <w:rPr>
          <w:b w:val="0"/>
          <w:sz w:val="22"/>
          <w:szCs w:val="22"/>
        </w:rPr>
        <w:fldChar w:fldCharType="begin"/>
      </w:r>
      <w:r w:rsidRPr="00E31519">
        <w:rPr>
          <w:b w:val="0"/>
          <w:sz w:val="22"/>
          <w:szCs w:val="22"/>
        </w:rPr>
        <w:instrText xml:space="preserve"> SEQ Table \* ARABIC </w:instrText>
      </w:r>
      <w:r w:rsidRPr="00E31519">
        <w:rPr>
          <w:b w:val="0"/>
          <w:sz w:val="22"/>
          <w:szCs w:val="22"/>
        </w:rPr>
        <w:fldChar w:fldCharType="separate"/>
      </w:r>
      <w:r w:rsidRPr="00E31519">
        <w:rPr>
          <w:b w:val="0"/>
          <w:noProof/>
          <w:sz w:val="22"/>
          <w:szCs w:val="22"/>
        </w:rPr>
        <w:t>4</w:t>
      </w:r>
      <w:r w:rsidRPr="00E31519">
        <w:rPr>
          <w:b w:val="0"/>
          <w:sz w:val="22"/>
          <w:szCs w:val="22"/>
        </w:rPr>
        <w:fldChar w:fldCharType="end"/>
      </w:r>
      <w:r w:rsidRPr="00E31519">
        <w:rPr>
          <w:b w:val="0"/>
          <w:sz w:val="22"/>
          <w:szCs w:val="22"/>
        </w:rPr>
        <w:t xml:space="preserve">. Depicting a block matrix with five blocks (codewords). Each block comprises a single row and are colored differently to illustrate this point. There are seven columns to illustrate the point that we are dealing with seven-symbol wide blocks (codewords). The </w:t>
      </w:r>
      <w:r w:rsidRPr="00E31519">
        <w:rPr>
          <w:b w:val="0"/>
          <w:i/>
          <w:sz w:val="22"/>
          <w:szCs w:val="22"/>
        </w:rPr>
        <w:t>interleaver depth</w:t>
      </w:r>
      <w:r w:rsidRPr="00E31519">
        <w:rPr>
          <w:b w:val="0"/>
          <w:sz w:val="22"/>
          <w:szCs w:val="22"/>
        </w:rPr>
        <w:t xml:space="preserve"> of this block interleaver is obviously 5 because there are five rows.</w:t>
      </w:r>
    </w:p>
    <w:p w14:paraId="76CBCE9A" w14:textId="77777777" w:rsidR="008051DE" w:rsidRDefault="008051DE" w:rsidP="008051DE">
      <w:r>
        <w:t xml:space="preserve">Each block is written into the block matrix </w:t>
      </w:r>
      <w:r>
        <w:rPr>
          <w:i/>
        </w:rPr>
        <w:t xml:space="preserve">row-by-row </w:t>
      </w:r>
      <w:r>
        <w:t xml:space="preserve">(e.g. from the top to bottom). The magic of block interleaving consists of the fact that the matrix is transmitted by reading the matrix </w:t>
      </w:r>
      <w:r>
        <w:rPr>
          <w:i/>
        </w:rPr>
        <w:t xml:space="preserve">column-by-column </w:t>
      </w:r>
      <w:r>
        <w:t xml:space="preserve">(e.g. </w:t>
      </w:r>
      <w:r>
        <w:lastRenderedPageBreak/>
        <w:t>from the left to right). For instance, the matrix of Table 4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051DE" w14:paraId="23A9A5BF"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3C1ECD9" w14:textId="77777777" w:rsidR="008051DE" w:rsidRDefault="008051DE"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1A800E5" w14:textId="77777777" w:rsidR="008051DE" w:rsidRDefault="008051DE"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53736A4" w14:textId="77777777" w:rsidR="008051DE" w:rsidRDefault="008051DE"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2382F89" w14:textId="77777777" w:rsidR="008051DE" w:rsidRDefault="008051DE" w:rsidP="00C9265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0845B36" w14:textId="77777777" w:rsidR="008051DE" w:rsidRDefault="008051DE" w:rsidP="00C9265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0ABE22F" w14:textId="77777777" w:rsidR="008051DE" w:rsidRDefault="008051DE"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D110E6D" w14:textId="77777777" w:rsidR="008051DE" w:rsidRDefault="008051DE"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2632DE9" w14:textId="77777777" w:rsidR="008051DE" w:rsidRDefault="008051DE"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1E513F8" w14:textId="77777777" w:rsidR="008051DE" w:rsidRDefault="008051DE"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C3BE024" w14:textId="77777777" w:rsidR="008051DE" w:rsidRDefault="008051DE"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012B71E" w14:textId="77777777" w:rsidR="008051DE" w:rsidRDefault="008051DE" w:rsidP="00C9265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907E56B" w14:textId="77777777" w:rsidR="008051DE" w:rsidRDefault="008051DE"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EF92CD0" w14:textId="77777777" w:rsidR="008051DE" w:rsidRDefault="008051DE"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838F39D" w14:textId="77777777" w:rsidR="008051DE" w:rsidRDefault="008051DE"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BE6B5E3" w14:textId="77777777" w:rsidR="008051DE" w:rsidRDefault="008051DE" w:rsidP="00C9265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CDC9604" w14:textId="77777777" w:rsidR="008051DE" w:rsidRDefault="008051DE" w:rsidP="00C9265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573D50B" w14:textId="77777777" w:rsidR="008051DE" w:rsidRDefault="008051DE" w:rsidP="00C9265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7C0ECAC" w14:textId="77777777" w:rsidR="008051DE" w:rsidRDefault="008051DE" w:rsidP="00C9265D">
            <w:pPr>
              <w:jc w:val="left"/>
            </w:pPr>
            <w: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F446EFC" w14:textId="77777777" w:rsidR="008051DE" w:rsidRDefault="008051DE" w:rsidP="00C9265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F626DA0" w14:textId="77777777" w:rsidR="008051DE" w:rsidRDefault="008051DE" w:rsidP="00C9265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E144FD2" w14:textId="77777777" w:rsidR="008051DE" w:rsidRDefault="008051DE" w:rsidP="00C9265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C46E3B7" w14:textId="77777777" w:rsidR="008051DE" w:rsidRDefault="008051DE"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69A8E58" w14:textId="77777777" w:rsidR="008051DE" w:rsidRDefault="008051DE"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253758C" w14:textId="77777777" w:rsidR="008051DE" w:rsidRDefault="008051DE" w:rsidP="00C9265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6D162D0" w14:textId="77777777" w:rsidR="008051DE" w:rsidRDefault="008051DE" w:rsidP="00C9265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9C88F10" w14:textId="77777777" w:rsidR="008051DE" w:rsidRDefault="008051DE"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E256049" w14:textId="77777777" w:rsidR="008051DE" w:rsidRDefault="008051DE"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AEB9395" w14:textId="77777777" w:rsidR="008051DE" w:rsidRDefault="008051DE"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A898468" w14:textId="77777777" w:rsidR="008051DE" w:rsidRDefault="008051DE"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8A97C58" w14:textId="77777777" w:rsidR="008051DE" w:rsidRDefault="008051DE"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91431C1" w14:textId="77777777" w:rsidR="008051DE" w:rsidRDefault="008051DE" w:rsidP="00C9265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6C5A7A2" w14:textId="77777777" w:rsidR="008051DE" w:rsidRDefault="008051DE" w:rsidP="00C9265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7BCC89F" w14:textId="77777777" w:rsidR="008051DE" w:rsidRDefault="008051DE"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0693C46" w14:textId="77777777" w:rsidR="008051DE" w:rsidRDefault="008051DE"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03A3255" w14:textId="77777777" w:rsidR="008051DE" w:rsidRDefault="008051DE" w:rsidP="00C9265D">
            <w:pPr>
              <w:jc w:val="left"/>
            </w:pPr>
            <w:r>
              <w:t>35</w:t>
            </w:r>
          </w:p>
        </w:tc>
      </w:tr>
    </w:tbl>
    <w:p w14:paraId="3E485313" w14:textId="77777777" w:rsidR="008051DE" w:rsidRDefault="008051DE" w:rsidP="008051DE">
      <w:pPr>
        <w:jc w:val="left"/>
      </w:pPr>
    </w:p>
    <w:p w14:paraId="77A7CCB3" w14:textId="77777777" w:rsidR="008051DE" w:rsidRDefault="008051DE" w:rsidP="008051DE">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051DE" w14:paraId="148FF4EC" w14:textId="77777777" w:rsidTr="00C9265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B64F632" w14:textId="77777777" w:rsidR="008051DE" w:rsidRDefault="008051DE" w:rsidP="00C9265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B45D013" w14:textId="77777777" w:rsidR="008051DE" w:rsidRDefault="008051DE" w:rsidP="00C9265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04C691A" w14:textId="77777777" w:rsidR="008051DE" w:rsidRDefault="008051DE" w:rsidP="00C9265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E69028E" w14:textId="77777777" w:rsidR="008051DE" w:rsidRDefault="008051DE" w:rsidP="00C9265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93E204" w14:textId="77777777" w:rsidR="008051DE" w:rsidRDefault="008051DE" w:rsidP="00C9265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D52AAE4" w14:textId="77777777" w:rsidR="008051DE" w:rsidRDefault="008051DE" w:rsidP="00C9265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772B4D6" w14:textId="77777777" w:rsidR="008051DE" w:rsidRDefault="008051DE" w:rsidP="00C9265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6903E93" w14:textId="77777777" w:rsidR="008051DE" w:rsidRDefault="008051DE" w:rsidP="00C9265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6BD5629" w14:textId="77777777" w:rsidR="008051DE" w:rsidRDefault="008051DE" w:rsidP="00C9265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89F24AE" w14:textId="77777777" w:rsidR="008051DE" w:rsidRDefault="008051DE" w:rsidP="00C9265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4F137C" w14:textId="77777777" w:rsidR="008051DE" w:rsidRDefault="008051DE" w:rsidP="00C9265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0AB4195" w14:textId="77777777" w:rsidR="008051DE" w:rsidRDefault="008051DE" w:rsidP="00C9265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4FFBA2F" w14:textId="77777777" w:rsidR="008051DE" w:rsidRDefault="008051DE" w:rsidP="00C9265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1967ABC" w14:textId="77777777" w:rsidR="008051DE" w:rsidRDefault="008051DE" w:rsidP="00C9265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4EF5A16" w14:textId="77777777" w:rsidR="008051DE" w:rsidRDefault="008051DE" w:rsidP="00C9265D">
            <w:pPr>
              <w:jc w:val="left"/>
            </w:pPr>
            <w: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D5FC507" w14:textId="77777777" w:rsidR="008051DE" w:rsidRDefault="008051DE" w:rsidP="00C9265D">
            <w:pPr>
              <w:jc w:val="left"/>
            </w:pPr>
            <w: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E165883" w14:textId="77777777" w:rsidR="008051DE" w:rsidRDefault="008051DE" w:rsidP="00C9265D">
            <w:pPr>
              <w:jc w:val="left"/>
            </w:pPr>
            <w: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A4E718E" w14:textId="77777777" w:rsidR="008051DE" w:rsidRDefault="008051DE" w:rsidP="00C9265D">
            <w:pPr>
              <w:jc w:val="left"/>
            </w:pPr>
            <w: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E6737DE" w14:textId="77777777" w:rsidR="008051DE" w:rsidRDefault="008051DE" w:rsidP="00C9265D">
            <w:pPr>
              <w:jc w:val="left"/>
            </w:pPr>
            <w: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8D70CFA" w14:textId="77777777" w:rsidR="008051DE" w:rsidRDefault="008051DE" w:rsidP="00C9265D">
            <w:pPr>
              <w:jc w:val="left"/>
            </w:pPr>
            <w: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D1997AF" w14:textId="77777777" w:rsidR="008051DE" w:rsidRDefault="008051DE" w:rsidP="00C9265D">
            <w:pPr>
              <w:jc w:val="left"/>
            </w:pPr>
            <w: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9DCC547" w14:textId="77777777" w:rsidR="008051DE" w:rsidRDefault="008051DE" w:rsidP="00C9265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589112F" w14:textId="77777777" w:rsidR="008051DE" w:rsidRDefault="008051DE" w:rsidP="00C9265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664EA20" w14:textId="77777777" w:rsidR="008051DE" w:rsidRDefault="008051DE" w:rsidP="00C9265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876B45A" w14:textId="77777777" w:rsidR="008051DE" w:rsidRDefault="008051DE" w:rsidP="00C9265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CF1BBA8" w14:textId="77777777" w:rsidR="008051DE" w:rsidRDefault="008051DE" w:rsidP="00C9265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0B90981" w14:textId="77777777" w:rsidR="008051DE" w:rsidRDefault="008051DE" w:rsidP="00C9265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5AE5BE1" w14:textId="77777777" w:rsidR="008051DE" w:rsidRDefault="008051DE" w:rsidP="00C9265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D077B31" w14:textId="77777777" w:rsidR="008051DE" w:rsidRDefault="008051DE" w:rsidP="00C9265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30DBFF9" w14:textId="77777777" w:rsidR="008051DE" w:rsidRDefault="008051DE" w:rsidP="00C9265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18A7DA4" w14:textId="77777777" w:rsidR="008051DE" w:rsidRDefault="008051DE" w:rsidP="00C9265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902A950" w14:textId="77777777" w:rsidR="008051DE" w:rsidRDefault="008051DE" w:rsidP="00C9265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6262666" w14:textId="77777777" w:rsidR="008051DE" w:rsidRDefault="008051DE" w:rsidP="00C9265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09BE3B5" w14:textId="77777777" w:rsidR="008051DE" w:rsidRDefault="008051DE" w:rsidP="00C9265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77B69A0" w14:textId="77777777" w:rsidR="008051DE" w:rsidRDefault="008051DE" w:rsidP="00C9265D">
            <w:pPr>
              <w:jc w:val="left"/>
            </w:pPr>
            <w:r>
              <w:t>35</w:t>
            </w:r>
          </w:p>
        </w:tc>
      </w:tr>
    </w:tbl>
    <w:p w14:paraId="71B3B462" w14:textId="77777777" w:rsidR="008051DE" w:rsidRDefault="008051DE" w:rsidP="008051DE">
      <w:pPr>
        <w:jc w:val="left"/>
      </w:pPr>
    </w:p>
    <w:p w14:paraId="161C0BB7" w14:textId="77777777" w:rsidR="008051DE" w:rsidRDefault="008051DE" w:rsidP="008051DE">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051DE" w14:paraId="00A98D63"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CFA258D" w14:textId="77777777" w:rsidR="008051DE" w:rsidRDefault="008051DE"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37F634C" w14:textId="77777777" w:rsidR="008051DE" w:rsidRDefault="008051DE"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911229E" w14:textId="77777777" w:rsidR="008051DE" w:rsidRDefault="008051DE"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169D03A" w14:textId="77777777" w:rsidR="008051DE" w:rsidRDefault="008051DE" w:rsidP="00C9265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3663031" w14:textId="77777777" w:rsidR="008051DE" w:rsidRDefault="008051DE" w:rsidP="00C9265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2538996" w14:textId="77777777" w:rsidR="008051DE" w:rsidRDefault="008051DE"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9D22BC4" w14:textId="77777777" w:rsidR="008051DE" w:rsidRDefault="008051DE"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EE5C3CF" w14:textId="77777777" w:rsidR="008051DE" w:rsidRDefault="008051DE"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F95D296" w14:textId="77777777" w:rsidR="008051DE" w:rsidRDefault="008051DE"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1BC9E09" w14:textId="77777777" w:rsidR="008051DE" w:rsidRDefault="008051DE"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C077511" w14:textId="77777777" w:rsidR="008051DE" w:rsidRDefault="008051DE" w:rsidP="00C9265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522F70D" w14:textId="77777777" w:rsidR="008051DE" w:rsidRDefault="008051DE"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96C7A73" w14:textId="77777777" w:rsidR="008051DE" w:rsidRDefault="008051DE"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1A2679D" w14:textId="77777777" w:rsidR="008051DE" w:rsidRDefault="008051DE"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E6DEA12" w14:textId="77777777" w:rsidR="008051DE" w:rsidRDefault="008051DE" w:rsidP="00C9265D">
            <w:pPr>
              <w:jc w:val="left"/>
              <w:rPr>
                <w:b/>
                <w:color w:val="FF0000"/>
              </w:rPr>
            </w:pPr>
            <w:r>
              <w:rPr>
                <w:b/>
                <w:color w:val="FF0000"/>
              </w:rP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9B98DEE" w14:textId="77777777" w:rsidR="008051DE" w:rsidRDefault="008051DE" w:rsidP="00C9265D">
            <w:pPr>
              <w:jc w:val="left"/>
              <w:rPr>
                <w:b/>
                <w:color w:val="FF0000"/>
              </w:rPr>
            </w:pPr>
            <w:r>
              <w:rPr>
                <w:b/>
                <w:color w:val="FF0000"/>
              </w:rP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E86B1AF" w14:textId="77777777" w:rsidR="008051DE" w:rsidRDefault="008051DE" w:rsidP="00C9265D">
            <w:pPr>
              <w:jc w:val="left"/>
              <w:rPr>
                <w:b/>
                <w:color w:val="FF0000"/>
              </w:rPr>
            </w:pPr>
            <w:r>
              <w:rPr>
                <w:b/>
                <w:color w:val="FF0000"/>
              </w:rP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05B78B1" w14:textId="77777777" w:rsidR="008051DE" w:rsidRDefault="008051DE" w:rsidP="00C9265D">
            <w:pPr>
              <w:jc w:val="left"/>
              <w:rPr>
                <w:b/>
                <w:color w:val="FF0000"/>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031EA5B" w14:textId="77777777" w:rsidR="008051DE" w:rsidRDefault="008051DE" w:rsidP="00C9265D">
            <w:pPr>
              <w:jc w:val="left"/>
              <w:rPr>
                <w:b/>
                <w:color w:val="FF0000"/>
              </w:rPr>
            </w:pPr>
            <w:r>
              <w:rPr>
                <w:b/>
                <w:color w:val="FF0000"/>
              </w:rP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5F8668B" w14:textId="77777777" w:rsidR="008051DE" w:rsidRDefault="008051DE" w:rsidP="00C9265D">
            <w:pPr>
              <w:jc w:val="left"/>
              <w:rPr>
                <w:b/>
                <w:color w:val="FF0000"/>
              </w:rPr>
            </w:pPr>
            <w:r>
              <w:rPr>
                <w:b/>
                <w:color w:val="FF0000"/>
              </w:rP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582D943" w14:textId="77777777" w:rsidR="008051DE" w:rsidRDefault="008051DE" w:rsidP="00C9265D">
            <w:pPr>
              <w:jc w:val="left"/>
              <w:rPr>
                <w:b/>
                <w:color w:val="FF0000"/>
              </w:rPr>
            </w:pPr>
            <w:r>
              <w:rPr>
                <w:b/>
                <w:color w:val="FF0000"/>
              </w:rP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7D58EFF" w14:textId="77777777" w:rsidR="008051DE" w:rsidRDefault="008051DE"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6DB9432" w14:textId="77777777" w:rsidR="008051DE" w:rsidRDefault="008051DE"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0D1078C" w14:textId="77777777" w:rsidR="008051DE" w:rsidRDefault="008051DE" w:rsidP="00C9265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E1B6756" w14:textId="77777777" w:rsidR="008051DE" w:rsidRDefault="008051DE" w:rsidP="00C9265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C585A81" w14:textId="77777777" w:rsidR="008051DE" w:rsidRDefault="008051DE"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4950843" w14:textId="77777777" w:rsidR="008051DE" w:rsidRDefault="008051DE"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46AE6DA" w14:textId="77777777" w:rsidR="008051DE" w:rsidRDefault="008051DE"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4272458" w14:textId="77777777" w:rsidR="008051DE" w:rsidRDefault="008051DE"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CAA1410" w14:textId="77777777" w:rsidR="008051DE" w:rsidRDefault="008051DE"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3D0B0AF" w14:textId="77777777" w:rsidR="008051DE" w:rsidRDefault="008051DE" w:rsidP="00C9265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817019E" w14:textId="77777777" w:rsidR="008051DE" w:rsidRDefault="008051DE" w:rsidP="00C9265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5A5CE49" w14:textId="77777777" w:rsidR="008051DE" w:rsidRDefault="008051DE"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4E78FBA" w14:textId="77777777" w:rsidR="008051DE" w:rsidRDefault="008051DE"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28197CE" w14:textId="77777777" w:rsidR="008051DE" w:rsidRDefault="008051DE" w:rsidP="00C9265D">
            <w:pPr>
              <w:jc w:val="left"/>
            </w:pPr>
            <w:r>
              <w:t>35</w:t>
            </w:r>
          </w:p>
        </w:tc>
      </w:tr>
    </w:tbl>
    <w:p w14:paraId="03A1B063" w14:textId="77777777" w:rsidR="008051DE" w:rsidRDefault="008051DE" w:rsidP="008051DE">
      <w:pPr>
        <w:jc w:val="left"/>
      </w:pPr>
    </w:p>
    <w:p w14:paraId="6CF879E4" w14:textId="77777777" w:rsidR="008051DE" w:rsidRDefault="008051DE" w:rsidP="008051DE">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051DE" w14:paraId="4A840135" w14:textId="77777777" w:rsidTr="00C9265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3690072" w14:textId="77777777" w:rsidR="008051DE" w:rsidRDefault="008051DE" w:rsidP="00C9265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E42DD1F" w14:textId="77777777" w:rsidR="008051DE" w:rsidRDefault="008051DE" w:rsidP="00C9265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629C195" w14:textId="77777777" w:rsidR="008051DE" w:rsidRDefault="008051DE" w:rsidP="00C9265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AF44A5F" w14:textId="77777777" w:rsidR="008051DE" w:rsidRDefault="008051DE" w:rsidP="00C9265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8D5DECC" w14:textId="77777777" w:rsidR="008051DE" w:rsidRDefault="008051DE" w:rsidP="00C9265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FD13278" w14:textId="77777777" w:rsidR="008051DE" w:rsidRDefault="008051DE" w:rsidP="00C9265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789F0E5" w14:textId="77777777" w:rsidR="008051DE" w:rsidRDefault="008051DE" w:rsidP="00C9265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1EB7015" w14:textId="77777777" w:rsidR="008051DE" w:rsidRDefault="008051DE" w:rsidP="00C9265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037CF3D" w14:textId="77777777" w:rsidR="008051DE" w:rsidRDefault="008051DE" w:rsidP="00C9265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816296F" w14:textId="77777777" w:rsidR="008051DE" w:rsidRDefault="008051DE" w:rsidP="00C9265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5404BBC" w14:textId="77777777" w:rsidR="008051DE" w:rsidRDefault="008051DE" w:rsidP="00C9265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EA63EEB" w14:textId="77777777" w:rsidR="008051DE" w:rsidRDefault="008051DE" w:rsidP="00C9265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AC88C1F" w14:textId="77777777" w:rsidR="008051DE" w:rsidRDefault="008051DE" w:rsidP="00C9265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AB4576E" w14:textId="77777777" w:rsidR="008051DE" w:rsidRDefault="008051DE" w:rsidP="00C9265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38AEC75" w14:textId="77777777" w:rsidR="008051DE" w:rsidRDefault="008051DE" w:rsidP="00C9265D">
            <w:pPr>
              <w:jc w:val="left"/>
              <w:rPr>
                <w:b/>
                <w:color w:val="FF0000"/>
              </w:rPr>
            </w:pPr>
            <w:r>
              <w:rPr>
                <w:b/>
                <w:color w:val="FF0000"/>
              </w:rP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39E01A4" w14:textId="77777777" w:rsidR="008051DE" w:rsidRDefault="008051DE" w:rsidP="00C9265D">
            <w:pPr>
              <w:jc w:val="left"/>
              <w:rPr>
                <w:b/>
                <w:color w:val="FF0000"/>
              </w:rPr>
            </w:pPr>
            <w:r>
              <w:rPr>
                <w:b/>
                <w:color w:val="FF0000"/>
              </w:rP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FB1F92D" w14:textId="77777777" w:rsidR="008051DE" w:rsidRDefault="008051DE" w:rsidP="00C9265D">
            <w:pPr>
              <w:jc w:val="left"/>
              <w:rPr>
                <w:b/>
                <w:color w:val="FF0000"/>
              </w:rPr>
            </w:pPr>
            <w:r>
              <w:rPr>
                <w:b/>
                <w:color w:val="FF0000"/>
              </w:rP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9B0EBEB" w14:textId="77777777" w:rsidR="008051DE" w:rsidRDefault="008051DE" w:rsidP="00C9265D">
            <w:pPr>
              <w:jc w:val="left"/>
              <w:rPr>
                <w:b/>
                <w:color w:val="FF0000"/>
              </w:rPr>
            </w:pPr>
            <w:r>
              <w:rPr>
                <w:b/>
                <w:color w:val="FF0000"/>
              </w:rP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3577587" w14:textId="77777777" w:rsidR="008051DE" w:rsidRDefault="008051DE" w:rsidP="00C9265D">
            <w:pPr>
              <w:jc w:val="left"/>
              <w:rPr>
                <w:b/>
                <w:color w:val="FF0000"/>
              </w:rPr>
            </w:pPr>
            <w:r>
              <w:rPr>
                <w:b/>
                <w:color w:val="FF0000"/>
              </w:rP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44B01B" w14:textId="77777777" w:rsidR="008051DE" w:rsidRDefault="008051DE" w:rsidP="00C9265D">
            <w:pPr>
              <w:jc w:val="left"/>
              <w:rPr>
                <w:b/>
                <w:color w:val="FF0000"/>
              </w:rPr>
            </w:pPr>
            <w:r>
              <w:rPr>
                <w:b/>
                <w:color w:val="FF0000"/>
              </w:rP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F24E383" w14:textId="77777777" w:rsidR="008051DE" w:rsidRDefault="008051DE" w:rsidP="00C9265D">
            <w:pPr>
              <w:jc w:val="left"/>
              <w:rPr>
                <w:b/>
                <w:color w:val="FF0000"/>
              </w:rPr>
            </w:pPr>
            <w:r>
              <w:rPr>
                <w:b/>
                <w:color w:val="FF0000"/>
              </w:rP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538DB0D" w14:textId="77777777" w:rsidR="008051DE" w:rsidRDefault="008051DE" w:rsidP="00C9265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1385FFB" w14:textId="77777777" w:rsidR="008051DE" w:rsidRDefault="008051DE" w:rsidP="00C9265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AC70D5B" w14:textId="77777777" w:rsidR="008051DE" w:rsidRDefault="008051DE" w:rsidP="00C9265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158287C" w14:textId="77777777" w:rsidR="008051DE" w:rsidRDefault="008051DE" w:rsidP="00C9265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E160160" w14:textId="77777777" w:rsidR="008051DE" w:rsidRDefault="008051DE" w:rsidP="00C9265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D3FA207" w14:textId="77777777" w:rsidR="008051DE" w:rsidRDefault="008051DE" w:rsidP="00C9265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D37E4CC" w14:textId="77777777" w:rsidR="008051DE" w:rsidRDefault="008051DE" w:rsidP="00C9265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451427F" w14:textId="77777777" w:rsidR="008051DE" w:rsidRDefault="008051DE" w:rsidP="00C9265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C70DA8D" w14:textId="77777777" w:rsidR="008051DE" w:rsidRDefault="008051DE" w:rsidP="00C9265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07D39F2" w14:textId="77777777" w:rsidR="008051DE" w:rsidRDefault="008051DE" w:rsidP="00C9265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F24FA3E" w14:textId="77777777" w:rsidR="008051DE" w:rsidRDefault="008051DE" w:rsidP="00C9265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8A0E3C8" w14:textId="77777777" w:rsidR="008051DE" w:rsidRDefault="008051DE" w:rsidP="00C9265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F4F3F87" w14:textId="77777777" w:rsidR="008051DE" w:rsidRDefault="008051DE" w:rsidP="00C9265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E451002" w14:textId="77777777" w:rsidR="008051DE" w:rsidRDefault="008051DE" w:rsidP="00C9265D">
            <w:pPr>
              <w:jc w:val="left"/>
            </w:pPr>
            <w:r>
              <w:t>35</w:t>
            </w:r>
          </w:p>
        </w:tc>
      </w:tr>
    </w:tbl>
    <w:p w14:paraId="452F17FC" w14:textId="77777777" w:rsidR="008051DE" w:rsidRDefault="008051DE" w:rsidP="008051DE">
      <w:pPr>
        <w:jc w:val="left"/>
      </w:pPr>
    </w:p>
    <w:p w14:paraId="3AB7EE32" w14:textId="77777777" w:rsidR="008051DE" w:rsidRDefault="008051DE" w:rsidP="008051DE">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051DE" w14:paraId="2C485082"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D39D13A" w14:textId="77777777" w:rsidR="008051DE" w:rsidRDefault="008051DE"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E1C6879" w14:textId="77777777" w:rsidR="008051DE" w:rsidRDefault="008051DE"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2E0D1F5" w14:textId="77777777" w:rsidR="008051DE" w:rsidRDefault="008051DE"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5E38257" w14:textId="77777777" w:rsidR="008051DE" w:rsidRDefault="008051DE" w:rsidP="00C9265D">
            <w:pPr>
              <w:jc w:val="left"/>
              <w:rPr>
                <w:b/>
              </w:rPr>
            </w:pPr>
            <w:r>
              <w:rPr>
                <w:b/>
                <w:color w:val="FF0000"/>
              </w:rP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40C1161" w14:textId="77777777" w:rsidR="008051DE" w:rsidRDefault="008051DE" w:rsidP="00C9265D">
            <w:pPr>
              <w:jc w:val="left"/>
              <w:rPr>
                <w:b/>
              </w:rPr>
            </w:pPr>
            <w:r>
              <w:rPr>
                <w:b/>
                <w:color w:val="FF0000"/>
              </w:rP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E03A4E8" w14:textId="77777777" w:rsidR="008051DE" w:rsidRDefault="008051DE"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DA3CFD" w14:textId="77777777" w:rsidR="008051DE" w:rsidRDefault="008051DE"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B626E2E" w14:textId="77777777" w:rsidR="008051DE" w:rsidRDefault="008051DE"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A29C45D" w14:textId="77777777" w:rsidR="008051DE" w:rsidRDefault="008051DE"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F5EDBC1" w14:textId="77777777" w:rsidR="008051DE" w:rsidRDefault="008051DE"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5216F40" w14:textId="77777777" w:rsidR="008051DE" w:rsidRDefault="008051DE" w:rsidP="00C9265D">
            <w:pPr>
              <w:jc w:val="left"/>
              <w:rPr>
                <w:b/>
              </w:rPr>
            </w:pPr>
            <w:r>
              <w:rPr>
                <w:b/>
                <w:color w:val="FF0000"/>
              </w:rP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EB5D912" w14:textId="77777777" w:rsidR="008051DE" w:rsidRDefault="008051DE"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15553E4" w14:textId="77777777" w:rsidR="008051DE" w:rsidRDefault="008051DE"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1802F31" w14:textId="77777777" w:rsidR="008051DE" w:rsidRDefault="008051DE"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D9F2AB7" w14:textId="77777777" w:rsidR="008051DE" w:rsidRDefault="008051DE" w:rsidP="00C9265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E3685FF" w14:textId="77777777" w:rsidR="008051DE" w:rsidRDefault="008051DE" w:rsidP="00C9265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CBF72F9" w14:textId="77777777" w:rsidR="008051DE" w:rsidRDefault="008051DE" w:rsidP="00C9265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7AA88D4" w14:textId="77777777" w:rsidR="008051DE" w:rsidRDefault="008051DE" w:rsidP="00C9265D">
            <w:pPr>
              <w:jc w:val="left"/>
              <w:rPr>
                <w:b/>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4502D11" w14:textId="77777777" w:rsidR="008051DE" w:rsidRDefault="008051DE" w:rsidP="00C9265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2DDCF59" w14:textId="77777777" w:rsidR="008051DE" w:rsidRDefault="008051DE" w:rsidP="00C9265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26871EF" w14:textId="77777777" w:rsidR="008051DE" w:rsidRDefault="008051DE" w:rsidP="00C9265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BE7A72E" w14:textId="77777777" w:rsidR="008051DE" w:rsidRDefault="008051DE"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10562E2" w14:textId="77777777" w:rsidR="008051DE" w:rsidRDefault="008051DE"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6AF4369" w14:textId="77777777" w:rsidR="008051DE" w:rsidRDefault="008051DE" w:rsidP="00C9265D">
            <w:pPr>
              <w:jc w:val="left"/>
              <w:rPr>
                <w:b/>
                <w:color w:val="FF0000"/>
              </w:rPr>
            </w:pPr>
            <w:r>
              <w:rPr>
                <w:b/>
                <w:color w:val="FF0000"/>
              </w:rP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CB9B551" w14:textId="77777777" w:rsidR="008051DE" w:rsidRDefault="008051DE" w:rsidP="00C9265D">
            <w:pPr>
              <w:jc w:val="left"/>
              <w:rPr>
                <w:b/>
                <w:color w:val="FF0000"/>
              </w:rPr>
            </w:pPr>
            <w:r>
              <w:rPr>
                <w:b/>
                <w:color w:val="FF0000"/>
              </w:rP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B6D914F" w14:textId="77777777" w:rsidR="008051DE" w:rsidRDefault="008051DE"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56C55F8" w14:textId="77777777" w:rsidR="008051DE" w:rsidRDefault="008051DE"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82AF5DD" w14:textId="77777777" w:rsidR="008051DE" w:rsidRDefault="008051DE"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3271944" w14:textId="77777777" w:rsidR="008051DE" w:rsidRDefault="008051DE"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E013AD2" w14:textId="77777777" w:rsidR="008051DE" w:rsidRDefault="008051DE"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03A3A18" w14:textId="77777777" w:rsidR="008051DE" w:rsidRDefault="008051DE" w:rsidP="00C9265D">
            <w:pPr>
              <w:jc w:val="left"/>
              <w:rPr>
                <w:b/>
                <w:color w:val="FF0000"/>
              </w:rPr>
            </w:pPr>
            <w:r>
              <w:rPr>
                <w:b/>
                <w:color w:val="FF0000"/>
              </w:rP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4D38036" w14:textId="77777777" w:rsidR="008051DE" w:rsidRDefault="008051DE" w:rsidP="00C9265D">
            <w:pPr>
              <w:jc w:val="left"/>
              <w:rPr>
                <w:b/>
                <w:color w:val="FF0000"/>
              </w:rPr>
            </w:pPr>
            <w:r>
              <w:rPr>
                <w:b/>
                <w:color w:val="FF0000"/>
              </w:rP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0EA7B20" w14:textId="77777777" w:rsidR="008051DE" w:rsidRDefault="008051DE"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E82367E" w14:textId="77777777" w:rsidR="008051DE" w:rsidRDefault="008051DE"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4715EA3" w14:textId="77777777" w:rsidR="008051DE" w:rsidRDefault="008051DE" w:rsidP="00C9265D">
            <w:pPr>
              <w:jc w:val="left"/>
            </w:pPr>
            <w:r>
              <w:t>35</w:t>
            </w:r>
          </w:p>
        </w:tc>
      </w:tr>
    </w:tbl>
    <w:p w14:paraId="6D455507" w14:textId="77777777" w:rsidR="008051DE" w:rsidRDefault="008051DE" w:rsidP="008051DE">
      <w:pPr>
        <w:jc w:val="left"/>
      </w:pPr>
    </w:p>
    <w:p w14:paraId="17DBEA87" w14:textId="77777777" w:rsidR="008051DE" w:rsidRDefault="008051DE" w:rsidP="008051DE">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Pr>
          <w:i/>
        </w:rPr>
        <w:t>b</w:t>
      </w:r>
      <w:r>
        <w:t xml:space="preserve"> symbol errors in contiguous fashion, then the interleaver depth (</w:t>
      </w:r>
      <w:r>
        <w:rPr>
          <w:i/>
        </w:rPr>
        <w:t>d</w:t>
      </w:r>
      <w:r>
        <w:t>) is calculated as follows:</w:t>
      </w:r>
    </w:p>
    <w:p w14:paraId="6AC0EF9E" w14:textId="77777777" w:rsidR="008051DE" w:rsidRPr="007C537D" w:rsidRDefault="008051DE" w:rsidP="008051DE">
      <w:pPr>
        <w:pStyle w:val="Caption"/>
        <w:jc w:val="center"/>
        <w:rPr>
          <w:sz w:val="22"/>
        </w:rPr>
      </w:pPr>
      <m:oMath>
        <m:r>
          <m:rPr>
            <m:sty m:val="bi"/>
          </m:rPr>
          <w:rPr>
            <w:rFonts w:ascii="Cambria Math" w:hAnsi="Cambria Math"/>
            <w:sz w:val="22"/>
          </w:rPr>
          <m:t xml:space="preserve">d&gt; </m:t>
        </m:r>
        <m:f>
          <m:fPr>
            <m:ctrlPr>
              <w:rPr>
                <w:rFonts w:ascii="Cambria Math" w:hAnsi="Cambria Math"/>
                <w:i/>
                <w:sz w:val="22"/>
              </w:rPr>
            </m:ctrlPr>
          </m:fPr>
          <m:num>
            <m:r>
              <m:rPr>
                <m:sty m:val="bi"/>
              </m:rPr>
              <w:rPr>
                <w:rFonts w:ascii="Cambria Math" w:hAnsi="Cambria Math"/>
                <w:sz w:val="22"/>
              </w:rPr>
              <m:t>b</m:t>
            </m:r>
          </m:num>
          <m:den>
            <m:r>
              <m:rPr>
                <m:sty m:val="bi"/>
              </m:rPr>
              <w:rPr>
                <w:rFonts w:ascii="Cambria Math" w:hAnsi="Cambria Math"/>
                <w:sz w:val="22"/>
              </w:rPr>
              <m:t>t</m:t>
            </m:r>
          </m:den>
        </m:f>
      </m:oMath>
      <w:r w:rsidRPr="007C537D">
        <w:rPr>
          <w:sz w:val="22"/>
        </w:rPr>
        <w:t>(</w:t>
      </w:r>
      <w:r w:rsidRPr="007C537D">
        <w:rPr>
          <w:sz w:val="22"/>
        </w:rPr>
        <w:fldChar w:fldCharType="begin"/>
      </w:r>
      <m:oMath>
        <m:r>
          <m:rPr>
            <m:sty m:val="b"/>
          </m:rPr>
          <w:rPr>
            <w:rFonts w:ascii="Cambria Math" w:hAnsi="Cambria Math"/>
            <w:sz w:val="22"/>
          </w:rPr>
          <m:t xml:space="preserve"> SEQ Equation \* ARABIC </m:t>
        </m:r>
      </m:oMath>
      <w:r w:rsidRPr="007C537D">
        <w:rPr>
          <w:sz w:val="22"/>
        </w:rPr>
        <w:fldChar w:fldCharType="separate"/>
      </w:r>
      <m:oMath>
        <m:r>
          <m:rPr>
            <m:sty m:val="b"/>
          </m:rPr>
          <w:rPr>
            <w:rFonts w:ascii="Cambria Math" w:hAnsi="Cambria Math"/>
            <w:noProof/>
            <w:sz w:val="22"/>
          </w:rPr>
          <m:t>23</m:t>
        </m:r>
      </m:oMath>
      <w:r w:rsidRPr="007C537D">
        <w:rPr>
          <w:sz w:val="22"/>
        </w:rPr>
        <w:fldChar w:fldCharType="end"/>
      </w:r>
      <w:r w:rsidRPr="007C537D">
        <w:rPr>
          <w:sz w:val="22"/>
        </w:rPr>
        <w:t>)</w:t>
      </w:r>
    </w:p>
    <w:p w14:paraId="06B5718B" w14:textId="77777777" w:rsidR="008051DE" w:rsidRDefault="008051DE" w:rsidP="008051DE">
      <w:r>
        <w:t xml:space="preserve">where </w:t>
      </w:r>
      <w:r>
        <w:rPr>
          <w:i/>
        </w:rPr>
        <w:t xml:space="preserve">t </w:t>
      </w:r>
      <w:r>
        <w:t>is the maximum number of symbol errors within a single codeword that a given RS code can correct.</w:t>
      </w:r>
    </w:p>
    <w:p w14:paraId="79D19F9C" w14:textId="77777777" w:rsidR="008051DE" w:rsidRDefault="008051DE" w:rsidP="008051DE">
      <w:r>
        <w:lastRenderedPageBreak/>
        <w:t xml:space="preserve">  However,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79E513C3" w14:textId="77777777" w:rsidR="008051DE" w:rsidRDefault="008051DE" w:rsidP="008051DE">
      <w:pPr>
        <w:jc w:val="left"/>
        <w:rPr>
          <w:b/>
        </w:rPr>
      </w:pPr>
      <w:r>
        <w:rPr>
          <w:b/>
        </w:rPr>
        <w:t>Convolutional Encoding (and Decoding)</w:t>
      </w:r>
    </w:p>
    <w:p w14:paraId="643415DA" w14:textId="77777777" w:rsidR="008051DE" w:rsidRDefault="008051DE" w:rsidP="008051DE">
      <w:pPr>
        <w:jc w:val="left"/>
        <w:rPr>
          <w:b/>
        </w:rPr>
      </w:pPr>
      <w:r>
        <w:rPr>
          <w:b/>
          <w:noProof/>
        </w:rPr>
        <w:drawing>
          <wp:inline distT="0" distB="0" distL="0" distR="0" wp14:anchorId="77B2A9AF" wp14:editId="1C249B2F">
            <wp:extent cx="5949315" cy="3515360"/>
            <wp:effectExtent l="0" t="0" r="0" b="8890"/>
            <wp:docPr id="20" name="Picture 20" descr="03_01_0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_01_03_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9315" cy="3515360"/>
                    </a:xfrm>
                    <a:prstGeom prst="rect">
                      <a:avLst/>
                    </a:prstGeom>
                    <a:noFill/>
                    <a:ln>
                      <a:noFill/>
                    </a:ln>
                  </pic:spPr>
                </pic:pic>
              </a:graphicData>
            </a:graphic>
          </wp:inline>
        </w:drawing>
      </w:r>
    </w:p>
    <w:p w14:paraId="3D37295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42</w:t>
      </w:r>
      <w:r>
        <w:rPr>
          <w:b w:val="0"/>
          <w:sz w:val="22"/>
          <w:szCs w:val="22"/>
        </w:rPr>
        <w:fldChar w:fldCharType="end"/>
      </w:r>
      <w:r>
        <w:rPr>
          <w:b w:val="0"/>
          <w:sz w:val="22"/>
          <w:szCs w:val="22"/>
        </w:rPr>
        <w:t>.</w:t>
      </w:r>
      <w:r>
        <w:rPr>
          <w:b w:val="0"/>
          <w:sz w:val="22"/>
        </w:rPr>
        <w:t xml:space="preserve"> Highlights the convolutional encoder of the FEC engine.</w:t>
      </w:r>
    </w:p>
    <w:p w14:paraId="08397341" w14:textId="77777777" w:rsidR="008051DE" w:rsidRDefault="008051DE" w:rsidP="008051DE">
      <w:pPr>
        <w:jc w:val="left"/>
      </w:pPr>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41, there is an </w:t>
      </w:r>
      <w:r>
        <w:rPr>
          <w:i/>
        </w:rPr>
        <w:t xml:space="preserve">Integer to Bit Mapper </w:t>
      </w:r>
      <w:r>
        <w:t>used to convert the symbols of the block-interleaved output back to bits before passing through the convolutional encoder.</w:t>
      </w:r>
    </w:p>
    <w:p w14:paraId="1F074222" w14:textId="77777777" w:rsidR="008051DE" w:rsidRDefault="008051DE" w:rsidP="008051DE">
      <w:pPr>
        <w:jc w:val="left"/>
      </w:pPr>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43 shows an example of two convolutional encoders operating in parallel. The upper convolutional encoder comprises</w:t>
      </w:r>
      <w:r>
        <w:rPr>
          <w:i/>
        </w:rPr>
        <w:t xml:space="preserve"> K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the upper and lower convolutional encoders would be ½, respectively. </w:t>
      </w:r>
    </w:p>
    <w:p w14:paraId="7480CAB2" w14:textId="77777777" w:rsidR="008051DE" w:rsidRDefault="008051DE" w:rsidP="008051DE">
      <w:pPr>
        <w:jc w:val="center"/>
      </w:pPr>
      <w:r>
        <w:rPr>
          <w:noProof/>
        </w:rPr>
        <w:lastRenderedPageBreak/>
        <w:drawing>
          <wp:inline distT="0" distB="0" distL="0" distR="0" wp14:anchorId="4362103F" wp14:editId="2416273E">
            <wp:extent cx="3990340" cy="3004185"/>
            <wp:effectExtent l="0" t="0" r="0" b="5715"/>
            <wp:docPr id="19" name="Picture 19" descr="03_01_03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3_01_03_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0340" cy="3004185"/>
                    </a:xfrm>
                    <a:prstGeom prst="rect">
                      <a:avLst/>
                    </a:prstGeom>
                    <a:noFill/>
                    <a:ln>
                      <a:noFill/>
                    </a:ln>
                  </pic:spPr>
                </pic:pic>
              </a:graphicData>
            </a:graphic>
          </wp:inline>
        </w:drawing>
      </w:r>
    </w:p>
    <w:p w14:paraId="0BECFF4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43</w:t>
      </w:r>
      <w:r>
        <w:rPr>
          <w:b w:val="0"/>
          <w:sz w:val="22"/>
          <w:szCs w:val="22"/>
        </w:rPr>
        <w:fldChar w:fldCharType="end"/>
      </w:r>
      <w:r>
        <w:rPr>
          <w:b w:val="0"/>
          <w:sz w:val="22"/>
          <w:szCs w:val="22"/>
        </w:rPr>
        <w:t>.</w:t>
      </w:r>
      <w:r>
        <w:rPr>
          <w:b w:val="0"/>
          <w:sz w:val="22"/>
        </w:rPr>
        <w:t xml:space="preserve"> (Courtesy of Matlab®) Depicting two convolutional encoders operating in parallel.</w:t>
      </w:r>
    </w:p>
    <w:p w14:paraId="1E0A474C" w14:textId="77777777"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The connections between the shift register stages and the modulo-2 adders characterizes the convolutional encoder. In other words, some permutations of connections have better error-correcting capabilities than other permutations of connections (Sklar, 2001). </w:t>
      </w:r>
    </w:p>
    <w:p w14:paraId="0B5DF5CB" w14:textId="77777777" w:rsidR="008051DE" w:rsidRDefault="008051DE" w:rsidP="008051DE">
      <w:pPr>
        <w:jc w:val="left"/>
      </w:pPr>
      <w:r>
        <w:t xml:space="preserve">The soft-decision Viterbi decoder uses Euclidean distance and maximum likelihood to decode the convolutional encoding. </w:t>
      </w:r>
    </w:p>
    <w:p w14:paraId="2EAB35A7" w14:textId="77777777" w:rsidR="008051DE" w:rsidRDefault="008051DE" w:rsidP="008051DE">
      <w:pPr>
        <w:pStyle w:val="Heading2"/>
        <w:numPr>
          <w:ilvl w:val="1"/>
          <w:numId w:val="27"/>
        </w:numPr>
        <w:textAlignment w:val="auto"/>
      </w:pPr>
      <w:bookmarkStart w:id="45" w:name="_Toc373771140"/>
      <w:r>
        <w:t>Hardware Implementation using ISE Design Suite</w:t>
      </w:r>
      <w:bookmarkEnd w:id="45"/>
    </w:p>
    <w:p w14:paraId="79361763" w14:textId="77777777" w:rsidR="008051DE" w:rsidRDefault="008051DE" w:rsidP="008051DE">
      <w:pPr>
        <w:pStyle w:val="Heading1"/>
        <w:numPr>
          <w:ilvl w:val="0"/>
          <w:numId w:val="27"/>
        </w:numPr>
        <w:textAlignment w:val="auto"/>
      </w:pPr>
      <w:bookmarkStart w:id="46" w:name="_Ref49498656"/>
      <w:bookmarkStart w:id="47" w:name="_Ref49480367"/>
      <w:bookmarkStart w:id="48" w:name="_Toc373771141"/>
      <w:r>
        <w:t>EVALUATION</w:t>
      </w:r>
      <w:bookmarkEnd w:id="46"/>
      <w:bookmarkEnd w:id="47"/>
      <w:r>
        <w:t xml:space="preserve"> (Brandon)</w:t>
      </w:r>
      <w:bookmarkEnd w:id="48"/>
    </w:p>
    <w:p w14:paraId="2B2C3B5C" w14:textId="77777777" w:rsidR="008051DE" w:rsidRDefault="008051DE"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5AEDFEC7" w14:textId="77777777" w:rsidR="008051DE" w:rsidRDefault="008051DE" w:rsidP="008051DE">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49" w:name="_Ref49480917"/>
      <w:bookmarkStart w:id="50" w:name="_Toc373771142"/>
      <w:r>
        <w:t>SUMMARY AND FUTURE WORK</w:t>
      </w:r>
      <w:bookmarkEnd w:id="49"/>
      <w:bookmarkEnd w:id="50"/>
    </w:p>
    <w:p w14:paraId="72CF7A43" w14:textId="77777777" w:rsidR="008051DE" w:rsidRDefault="008051DE" w:rsidP="008051DE">
      <w:pPr>
        <w:pStyle w:val="Heading1"/>
        <w:numPr>
          <w:ilvl w:val="0"/>
          <w:numId w:val="27"/>
        </w:numPr>
        <w:textAlignment w:val="auto"/>
      </w:pPr>
      <w:bookmarkStart w:id="51" w:name="_Ref49480973"/>
      <w:bookmarkStart w:id="52" w:name="_Toc373771143"/>
      <w:r>
        <w:t>ACKNOWLEDGEMENTS</w:t>
      </w:r>
      <w:bookmarkEnd w:id="51"/>
      <w:bookmarkEnd w:id="52"/>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3" w:name="_Ref49481035"/>
      <w:bookmarkStart w:id="54" w:name="_Toc373771144"/>
      <w:r>
        <w:t>REFERENCES</w:t>
      </w:r>
      <w:bookmarkEnd w:id="53"/>
      <w:bookmarkEnd w:id="54"/>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9"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60"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5" w:name="_Ref49481101"/>
      <w:r>
        <w:lastRenderedPageBreak/>
        <w:t>Product SPECIFICATION</w:t>
      </w:r>
      <w:bookmarkEnd w:id="55"/>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6" w:name="_Ref49481190"/>
      <w:r>
        <w:lastRenderedPageBreak/>
        <w:t>SOME INTERESTING RELEVANT DERIVATION</w:t>
      </w:r>
      <w:bookmarkEnd w:id="56"/>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64"/>
      <w:footerReference w:type="default" r:id="rId6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EC2DA6" w14:textId="77777777" w:rsidR="008051DE" w:rsidRDefault="008051DE"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3D293" w14:textId="77777777" w:rsidR="005C000B" w:rsidRDefault="005C000B">
      <w:pPr>
        <w:spacing w:after="0"/>
      </w:pPr>
      <w:r>
        <w:separator/>
      </w:r>
    </w:p>
  </w:endnote>
  <w:endnote w:type="continuationSeparator" w:id="0">
    <w:p w14:paraId="12952E27" w14:textId="77777777" w:rsidR="005C000B" w:rsidRDefault="005C00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6F955" w14:textId="77777777" w:rsidR="005C000B" w:rsidRDefault="005C000B">
      <w:pPr>
        <w:spacing w:after="0"/>
      </w:pPr>
      <w:r>
        <w:separator/>
      </w:r>
    </w:p>
  </w:footnote>
  <w:footnote w:type="continuationSeparator" w:id="0">
    <w:p w14:paraId="2FA5E439" w14:textId="77777777" w:rsidR="005C000B" w:rsidRDefault="005C000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346680">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346680">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46680"/>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000B"/>
    <w:rsid w:val="005C4C2D"/>
    <w:rsid w:val="005E6154"/>
    <w:rsid w:val="006001E5"/>
    <w:rsid w:val="006026D0"/>
    <w:rsid w:val="00612645"/>
    <w:rsid w:val="00615DD8"/>
    <w:rsid w:val="00616BF8"/>
    <w:rsid w:val="0062342C"/>
    <w:rsid w:val="006302B5"/>
    <w:rsid w:val="00636FF4"/>
    <w:rsid w:val="00640388"/>
    <w:rsid w:val="00654534"/>
    <w:rsid w:val="006675D7"/>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51DE"/>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B7AA6"/>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05AD"/>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howcase.netins.net/web/wallio/BER_Packetradiobiterrorrate.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amateurradio.com/ham-radios-lost-futur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www.qsl.net/n9zia/newlinkpaper.html" TargetMode="External"/><Relationship Id="rId10" Type="http://schemas.openxmlformats.org/officeDocument/2006/relationships/hyperlink" Target="https://sites.google.com/a/temple.edu/programmable-communication-group/"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dx.doi.org.libproxy.temple.edu/10.1016/S0094-5765(99)00224-6"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2.jpeg"/><Relationship Id="rId14" Type="http://schemas.microsoft.com/office/2011/relationships/commentsExtended" Target="commentsExtended.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dx.doi.org.libproxy.temple.edu/10.1016/j.actaastro.2009.10.034" TargetMode="External"/><Relationship Id="rId67" Type="http://schemas.microsoft.com/office/2011/relationships/people" Target="people.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ka9q.net/bpsk10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02571-9AC9-44E9-8EF3-11C3B527B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47</Pages>
  <Words>13530</Words>
  <Characters>77122</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90472</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28</cp:revision>
  <cp:lastPrinted>2013-09-16T16:15:00Z</cp:lastPrinted>
  <dcterms:created xsi:type="dcterms:W3CDTF">2013-11-29T18:30:00Z</dcterms:created>
  <dcterms:modified xsi:type="dcterms:W3CDTF">2013-12-18T21:58:00Z</dcterms:modified>
</cp:coreProperties>
</file>