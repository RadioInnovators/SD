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6A42CCA2" w14:textId="5EFE3BE3" w:rsidR="008051DE" w:rsidRDefault="0042327E" w:rsidP="008051DE">
      <w:pPr>
        <w:jc w:val="center"/>
        <w:rPr>
          <w:rFonts w:ascii="Helvetica" w:hAnsi="Helvetica"/>
          <w:b/>
          <w:sz w:val="28"/>
        </w:rPr>
      </w:pPr>
      <w:r>
        <w:rPr>
          <w:rFonts w:ascii="Helvetica" w:hAnsi="Helvetica"/>
          <w:b/>
          <w:sz w:val="28"/>
        </w:rPr>
        <w:t>BPSK</w:t>
      </w:r>
      <w:r w:rsidR="00020FC9">
        <w:rPr>
          <w:rFonts w:ascii="Helvetica" w:hAnsi="Helvetica"/>
          <w:b/>
          <w:sz w:val="28"/>
        </w:rPr>
        <w:t xml:space="preserve"> Modem with Convolutional Code</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05493E61" w:rsidR="008051DE" w:rsidRDefault="005E19AD"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4338C15B" w:rsidR="008051DE" w:rsidRDefault="0000099F" w:rsidP="008051DE">
      <w:pPr>
        <w:spacing w:after="0" w:line="280" w:lineRule="atLeast"/>
        <w:jc w:val="center"/>
      </w:pPr>
      <w:r>
        <w:rPr>
          <w:highlight w:val="yellow"/>
        </w:rPr>
        <w:t>March</w:t>
      </w:r>
      <w:r w:rsidR="008051DE">
        <w:rPr>
          <w:highlight w:val="yellow"/>
        </w:rPr>
        <w:t xml:space="preserve"> 2</w:t>
      </w:r>
      <w:r>
        <w:rPr>
          <w:highlight w:val="yellow"/>
        </w:rPr>
        <w:t>8</w:t>
      </w:r>
      <w:r w:rsidR="008051DE">
        <w:rPr>
          <w:highlight w:val="yellow"/>
        </w:rPr>
        <w:t>, 20</w:t>
      </w:r>
      <w:r w:rsidR="00E97D31">
        <w:rPr>
          <w:highlight w:val="yellow"/>
        </w:rPr>
        <w:t>14</w:t>
      </w:r>
      <w:bookmarkStart w:id="1" w:name="_GoBack"/>
      <w:bookmarkEnd w:id="1"/>
      <w:r w:rsidR="008051DE">
        <w:t xml:space="preserve"> </w:t>
      </w:r>
    </w:p>
    <w:p w14:paraId="1D25175F" w14:textId="77777777" w:rsidR="00020FC9" w:rsidRDefault="008051DE" w:rsidP="00020FC9">
      <w:pPr>
        <w:jc w:val="center"/>
      </w:pPr>
      <w:r>
        <w:t>Pr</w:t>
      </w:r>
      <w:r w:rsidR="00020FC9">
        <w:t>epared By:</w:t>
      </w:r>
    </w:p>
    <w:p w14:paraId="1E1EC0B9" w14:textId="77777777" w:rsidR="00020FC9" w:rsidRDefault="00020FC9" w:rsidP="00020FC9">
      <w:pPr>
        <w:jc w:val="center"/>
      </w:pPr>
    </w:p>
    <w:p w14:paraId="1CD42B09" w14:textId="77777777" w:rsidR="00020FC9" w:rsidRDefault="00020FC9" w:rsidP="00020FC9">
      <w:pPr>
        <w:jc w:val="center"/>
      </w:pPr>
    </w:p>
    <w:p w14:paraId="1283CA18" w14:textId="22FE48A5" w:rsidR="00020FC9" w:rsidRPr="00020FC9" w:rsidRDefault="00020FC9" w:rsidP="00020FC9">
      <w:pPr>
        <w:jc w:val="center"/>
        <w:rPr>
          <w:rFonts w:ascii="Bauhaus 93" w:hAnsi="Bauhaus 93" w:cs="Aharoni"/>
          <w:sz w:val="144"/>
          <w:szCs w:val="144"/>
        </w:rPr>
      </w:pPr>
      <w:r w:rsidRPr="00020FC9">
        <w:rPr>
          <w:rFonts w:ascii="Bauhaus 93" w:hAnsi="Bauhaus 93" w:cs="Aharoni"/>
          <w:sz w:val="144"/>
          <w:szCs w:val="144"/>
        </w:rPr>
        <w:t>PCG</w:t>
      </w:r>
    </w:p>
    <w:p w14:paraId="68E8EE8E" w14:textId="77777777" w:rsidR="00020FC9" w:rsidRDefault="00020FC9" w:rsidP="00020FC9">
      <w:pPr>
        <w:jc w:val="center"/>
      </w:pPr>
    </w:p>
    <w:p w14:paraId="22653512" w14:textId="32FE5614" w:rsidR="008051DE" w:rsidRDefault="00020FC9" w:rsidP="00020FC9">
      <w:pPr>
        <w:jc w:val="center"/>
      </w:pPr>
      <w:r>
        <w:t xml:space="preserve">C. Destin, </w:t>
      </w:r>
      <w:r w:rsidR="008051DE">
        <w:t>B.</w:t>
      </w:r>
      <w:r>
        <w:t> Keith, &amp; B. Thibodeau</w:t>
      </w:r>
    </w:p>
    <w:p w14:paraId="2649C16A" w14:textId="768DB3E1" w:rsidR="00020FC9" w:rsidRDefault="00020FC9" w:rsidP="008051DE">
      <w:pPr>
        <w:spacing w:after="0" w:line="280" w:lineRule="atLeast"/>
        <w:jc w:val="center"/>
        <w:rPr>
          <w:i/>
        </w:rPr>
      </w:pPr>
      <w:r w:rsidRPr="00020FC9">
        <w:rPr>
          <w:i/>
        </w:rPr>
        <w:t>Programmable Communication Group</w:t>
      </w:r>
    </w:p>
    <w:p w14:paraId="353ABDAB" w14:textId="77777777" w:rsidR="00020FC9" w:rsidRDefault="00020FC9" w:rsidP="008051DE">
      <w:pPr>
        <w:spacing w:after="0" w:line="280" w:lineRule="atLeast"/>
        <w:jc w:val="center"/>
      </w:pPr>
    </w:p>
    <w:p w14:paraId="1FB1ADFC" w14:textId="4F44BBF9" w:rsidR="008051DE" w:rsidRDefault="00020FC9" w:rsidP="008051DE">
      <w:pPr>
        <w:spacing w:after="0" w:line="280" w:lineRule="atLeast"/>
        <w:jc w:val="center"/>
      </w:pPr>
      <w:r>
        <w:t>Faculty Advisor</w:t>
      </w:r>
      <w:r w:rsidR="008051DE">
        <w:t>: Dr. Dennis Silage</w:t>
      </w:r>
    </w:p>
    <w:p w14:paraId="7E6C6A18" w14:textId="515789AE" w:rsidR="008051DE" w:rsidRPr="00020FC9" w:rsidRDefault="008051DE" w:rsidP="008051DE">
      <w:pPr>
        <w:spacing w:after="0" w:line="280" w:lineRule="atLeast"/>
        <w:jc w:val="center"/>
        <w:rPr>
          <w:i/>
        </w:rPr>
      </w:pP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83B76E" w14:textId="77777777" w:rsidR="00C000C0" w:rsidRDefault="00C000C0" w:rsidP="008051DE">
                            <w:pPr>
                              <w:rPr>
                                <w:ins w:id="2"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B8F90F" id="_x0000_t202" coordsize="21600,21600" o:spt="202" path="m,l,21600r21600,l21600,xe">
                <v:stroke joinstyle="miter"/>
                <v:path gradientshapeok="t" o:connecttype="rect"/>
              </v:shapetype>
              <v:shape id="Text Box 99" o:spid="_x0000_s1026"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" stroked="f">
                <v:textbox inset="0,0,0,0">
                  <w:txbxContent>
                    <w:p w14:paraId="1A83B76E" w14:textId="77777777" w:rsidR="00C000C0" w:rsidRDefault="00C000C0" w:rsidP="008051DE">
                      <w:pPr>
                        <w:rPr>
                          <w:ins w:id="3"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Pr="00E60893" w:rsidRDefault="008051DE" w:rsidP="00E064CD">
            <w:pPr>
              <w:spacing w:after="0"/>
              <w:jc w:val="center"/>
              <w:rPr>
                <w:rFonts w:ascii="Bauhaus 93" w:hAnsi="Bauhaus 93"/>
                <w:b/>
                <w:color w:val="000000"/>
                <w:sz w:val="20"/>
              </w:rPr>
            </w:pPr>
            <w:r w:rsidRPr="00E60893">
              <w:rPr>
                <w:rFonts w:ascii="Bauhaus 93" w:hAnsi="Bauhaus 93"/>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683FA947" w:rsidR="008051DE" w:rsidRDefault="00E60893" w:rsidP="00E60893">
            <w:pPr>
              <w:spacing w:after="0"/>
              <w:rPr>
                <w:color w:val="000000"/>
                <w:sz w:val="20"/>
              </w:rPr>
            </w:pPr>
            <w:r>
              <w:rPr>
                <w:color w:val="000000"/>
                <w:sz w:val="20"/>
              </w:rPr>
              <w:t>Cedric Destin, Brandon Keith, Brian Thibodeau</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6D4DF7C2" w:rsidR="008051DE" w:rsidRDefault="008051DE" w:rsidP="00E064CD">
            <w:pPr>
              <w:spacing w:after="0"/>
              <w:rPr>
                <w:color w:val="000000"/>
                <w:sz w:val="20"/>
              </w:rPr>
            </w:pPr>
            <w:r>
              <w:rPr>
                <w:color w:val="000000"/>
                <w:sz w:val="20"/>
              </w:rPr>
              <w:t>Dennis Silage</w:t>
            </w:r>
            <w:r w:rsidR="00E60893">
              <w:rPr>
                <w:color w:val="000000"/>
                <w:sz w:val="20"/>
              </w:rPr>
              <w:t>, PhD</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6326CE0D" w:rsidR="008051DE" w:rsidRDefault="008051DE" w:rsidP="00E064CD">
            <w:pPr>
              <w:spacing w:after="0"/>
              <w:rPr>
                <w:color w:val="000000"/>
                <w:sz w:val="20"/>
              </w:rPr>
            </w:pPr>
            <w:r>
              <w:rPr>
                <w:color w:val="000000"/>
                <w:sz w:val="20"/>
              </w:rPr>
              <w:t>Thomas Sullivan</w:t>
            </w:r>
            <w:r w:rsidR="00E60893">
              <w:rPr>
                <w:color w:val="000000"/>
                <w:sz w:val="20"/>
              </w:rPr>
              <w:t>, PhD</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2DA77099" w:rsidR="008051DE" w:rsidRDefault="00E60893" w:rsidP="00E064CD">
            <w:pPr>
              <w:spacing w:after="0"/>
              <w:rPr>
                <w:color w:val="000000"/>
                <w:sz w:val="18"/>
                <w:szCs w:val="18"/>
              </w:rPr>
            </w:pPr>
            <w:r>
              <w:rPr>
                <w:color w:val="000000"/>
                <w:sz w:val="20"/>
                <w:szCs w:val="18"/>
                <w:shd w:val="clear" w:color="auto" w:fill="FFFFFF"/>
              </w:rPr>
              <w:t>BPSK Modem with Convolutional Coding</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03F517A7" w:rsidR="008051DE" w:rsidRDefault="008051DE" w:rsidP="00EA5DDB">
            <w:pPr>
              <w:pStyle w:val="NormalWeb"/>
              <w:jc w:val="both"/>
              <w:rPr>
                <w:color w:val="000000"/>
                <w:sz w:val="22"/>
                <w:szCs w:val="22"/>
              </w:rPr>
            </w:pPr>
            <w:r>
              <w:rPr>
                <w:color w:val="000000"/>
                <w:sz w:val="22"/>
                <w:szCs w:val="22"/>
              </w:rPr>
              <w:t xml:space="preserve">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w:t>
            </w:r>
            <w:r w:rsidR="00A73CFE">
              <w:rPr>
                <w:color w:val="000000"/>
                <w:sz w:val="22"/>
                <w:szCs w:val="22"/>
              </w:rPr>
              <w:t>use</w:t>
            </w:r>
            <w:r>
              <w:rPr>
                <w:color w:val="000000"/>
                <w:sz w:val="22"/>
                <w:szCs w:val="22"/>
              </w:rPr>
              <w:t xml:space="preserve"> FPGA hardware to </w:t>
            </w:r>
            <w:r w:rsidR="00787421">
              <w:rPr>
                <w:color w:val="000000"/>
                <w:sz w:val="22"/>
                <w:szCs w:val="22"/>
              </w:rPr>
              <w:t>implement a BPSK modem with a (2,1,7) convolutional encoder and Viterbi decoder</w:t>
            </w:r>
            <w:r w:rsidR="00A73CFE">
              <w:rPr>
                <w:color w:val="000000"/>
                <w:sz w:val="22"/>
                <w:szCs w:val="22"/>
              </w:rPr>
              <w:t>.</w:t>
            </w:r>
            <w:r w:rsidR="00787421">
              <w:rPr>
                <w:color w:val="000000"/>
                <w:sz w:val="22"/>
                <w:szCs w:val="22"/>
              </w:rPr>
              <w:t xml:space="preserve">  The performance of the proposed modem is evaluated using an AWGN core</w:t>
            </w:r>
            <w:r w:rsidR="00EA5DDB">
              <w:rPr>
                <w:color w:val="000000"/>
                <w:sz w:val="22"/>
                <w:szCs w:val="22"/>
              </w:rPr>
              <w:t xml:space="preserve"> and a thorough budget link analysis.  The comparison of BER and budget link results between traditional BPSK and FEC BPSK demonstrate the potential of the proposed solution</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C000C0" w:rsidP="00E064CD">
            <w:pPr>
              <w:spacing w:after="0"/>
              <w:rPr>
                <w:color w:val="000000"/>
                <w:sz w:val="20"/>
              </w:rPr>
            </w:pPr>
            <w:hyperlink r:id="rId8"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64636EB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0884D727" w14:textId="77777777" w:rsidR="00644133" w:rsidRDefault="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9111470" w:history="1">
            <w:r w:rsidR="00644133" w:rsidRPr="00497E88">
              <w:rPr>
                <w:rStyle w:val="Hyperlink"/>
                <w:noProof/>
              </w:rPr>
              <w:t>1.</w:t>
            </w:r>
            <w:r w:rsidR="00644133">
              <w:rPr>
                <w:rFonts w:asciiTheme="minorHAnsi" w:eastAsiaTheme="minorEastAsia" w:hAnsiTheme="minorHAnsi" w:cstheme="minorBidi"/>
                <w:noProof/>
                <w:szCs w:val="22"/>
              </w:rPr>
              <w:tab/>
            </w:r>
            <w:r w:rsidR="00644133" w:rsidRPr="00497E88">
              <w:rPr>
                <w:rStyle w:val="Hyperlink"/>
                <w:noProof/>
              </w:rPr>
              <w:t>Problem</w:t>
            </w:r>
            <w:r w:rsidR="00644133">
              <w:rPr>
                <w:noProof/>
                <w:webHidden/>
              </w:rPr>
              <w:tab/>
            </w:r>
            <w:r w:rsidR="00644133">
              <w:rPr>
                <w:noProof/>
                <w:webHidden/>
              </w:rPr>
              <w:fldChar w:fldCharType="begin"/>
            </w:r>
            <w:r w:rsidR="00644133">
              <w:rPr>
                <w:noProof/>
                <w:webHidden/>
              </w:rPr>
              <w:instrText xml:space="preserve"> PAGEREF _Toc379111470 \h </w:instrText>
            </w:r>
            <w:r w:rsidR="00644133">
              <w:rPr>
                <w:noProof/>
                <w:webHidden/>
              </w:rPr>
            </w:r>
            <w:r w:rsidR="00644133">
              <w:rPr>
                <w:noProof/>
                <w:webHidden/>
              </w:rPr>
              <w:fldChar w:fldCharType="separate"/>
            </w:r>
            <w:r w:rsidR="00ED3AF3">
              <w:rPr>
                <w:noProof/>
                <w:webHidden/>
              </w:rPr>
              <w:t>5</w:t>
            </w:r>
            <w:r w:rsidR="00644133">
              <w:rPr>
                <w:noProof/>
                <w:webHidden/>
              </w:rPr>
              <w:fldChar w:fldCharType="end"/>
            </w:r>
          </w:hyperlink>
        </w:p>
        <w:p w14:paraId="6B3EA1D9"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71" w:history="1">
            <w:r w:rsidR="00644133" w:rsidRPr="00497E88">
              <w:rPr>
                <w:rStyle w:val="Hyperlink"/>
                <w:noProof/>
              </w:rPr>
              <w:t>1.1.</w:t>
            </w:r>
            <w:r w:rsidR="00644133">
              <w:rPr>
                <w:rFonts w:asciiTheme="minorHAnsi" w:eastAsiaTheme="minorEastAsia" w:hAnsiTheme="minorHAnsi" w:cstheme="minorBidi"/>
                <w:noProof/>
                <w:szCs w:val="22"/>
              </w:rPr>
              <w:tab/>
            </w:r>
            <w:r w:rsidR="00644133" w:rsidRPr="00497E88">
              <w:rPr>
                <w:rStyle w:val="Hyperlink"/>
                <w:noProof/>
              </w:rPr>
              <w:t>Overall Objectives</w:t>
            </w:r>
            <w:r w:rsidR="00644133">
              <w:rPr>
                <w:noProof/>
                <w:webHidden/>
              </w:rPr>
              <w:tab/>
            </w:r>
            <w:r w:rsidR="00644133">
              <w:rPr>
                <w:noProof/>
                <w:webHidden/>
              </w:rPr>
              <w:fldChar w:fldCharType="begin"/>
            </w:r>
            <w:r w:rsidR="00644133">
              <w:rPr>
                <w:noProof/>
                <w:webHidden/>
              </w:rPr>
              <w:instrText xml:space="preserve"> PAGEREF _Toc379111471 \h </w:instrText>
            </w:r>
            <w:r w:rsidR="00644133">
              <w:rPr>
                <w:noProof/>
                <w:webHidden/>
              </w:rPr>
            </w:r>
            <w:r w:rsidR="00644133">
              <w:rPr>
                <w:noProof/>
                <w:webHidden/>
              </w:rPr>
              <w:fldChar w:fldCharType="separate"/>
            </w:r>
            <w:r w:rsidR="00ED3AF3">
              <w:rPr>
                <w:noProof/>
                <w:webHidden/>
              </w:rPr>
              <w:t>5</w:t>
            </w:r>
            <w:r w:rsidR="00644133">
              <w:rPr>
                <w:noProof/>
                <w:webHidden/>
              </w:rPr>
              <w:fldChar w:fldCharType="end"/>
            </w:r>
          </w:hyperlink>
        </w:p>
        <w:p w14:paraId="5CD3E1E4"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72" w:history="1">
            <w:r w:rsidR="00644133" w:rsidRPr="00497E88">
              <w:rPr>
                <w:rStyle w:val="Hyperlink"/>
                <w:noProof/>
              </w:rPr>
              <w:t>1.2.</w:t>
            </w:r>
            <w:r w:rsidR="00644133">
              <w:rPr>
                <w:rFonts w:asciiTheme="minorHAnsi" w:eastAsiaTheme="minorEastAsia" w:hAnsiTheme="minorHAnsi" w:cstheme="minorBidi"/>
                <w:noProof/>
                <w:szCs w:val="22"/>
              </w:rPr>
              <w:tab/>
            </w:r>
            <w:r w:rsidR="00644133" w:rsidRPr="00497E88">
              <w:rPr>
                <w:rStyle w:val="Hyperlink"/>
                <w:noProof/>
              </w:rPr>
              <w:t>Historical and Economic Perspective</w:t>
            </w:r>
            <w:r w:rsidR="00644133">
              <w:rPr>
                <w:noProof/>
                <w:webHidden/>
              </w:rPr>
              <w:tab/>
            </w:r>
            <w:r w:rsidR="00644133">
              <w:rPr>
                <w:noProof/>
                <w:webHidden/>
              </w:rPr>
              <w:fldChar w:fldCharType="begin"/>
            </w:r>
            <w:r w:rsidR="00644133">
              <w:rPr>
                <w:noProof/>
                <w:webHidden/>
              </w:rPr>
              <w:instrText xml:space="preserve"> PAGEREF _Toc379111472 \h </w:instrText>
            </w:r>
            <w:r w:rsidR="00644133">
              <w:rPr>
                <w:noProof/>
                <w:webHidden/>
              </w:rPr>
            </w:r>
            <w:r w:rsidR="00644133">
              <w:rPr>
                <w:noProof/>
                <w:webHidden/>
              </w:rPr>
              <w:fldChar w:fldCharType="separate"/>
            </w:r>
            <w:r w:rsidR="00ED3AF3">
              <w:rPr>
                <w:noProof/>
                <w:webHidden/>
              </w:rPr>
              <w:t>5</w:t>
            </w:r>
            <w:r w:rsidR="00644133">
              <w:rPr>
                <w:noProof/>
                <w:webHidden/>
              </w:rPr>
              <w:fldChar w:fldCharType="end"/>
            </w:r>
          </w:hyperlink>
        </w:p>
        <w:p w14:paraId="478DBC92"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73" w:history="1">
            <w:r w:rsidR="00644133" w:rsidRPr="00497E88">
              <w:rPr>
                <w:rStyle w:val="Hyperlink"/>
                <w:noProof/>
              </w:rPr>
              <w:t>1.3.</w:t>
            </w:r>
            <w:r w:rsidR="00644133">
              <w:rPr>
                <w:rFonts w:asciiTheme="minorHAnsi" w:eastAsiaTheme="minorEastAsia" w:hAnsiTheme="minorHAnsi" w:cstheme="minorBidi"/>
                <w:noProof/>
                <w:szCs w:val="22"/>
              </w:rPr>
              <w:tab/>
            </w:r>
            <w:r w:rsidR="00644133" w:rsidRPr="00497E88">
              <w:rPr>
                <w:rStyle w:val="Hyperlink"/>
                <w:noProof/>
              </w:rPr>
              <w:t>Candidate Solutions</w:t>
            </w:r>
            <w:r w:rsidR="00644133">
              <w:rPr>
                <w:noProof/>
                <w:webHidden/>
              </w:rPr>
              <w:tab/>
            </w:r>
            <w:r w:rsidR="00644133">
              <w:rPr>
                <w:noProof/>
                <w:webHidden/>
              </w:rPr>
              <w:fldChar w:fldCharType="begin"/>
            </w:r>
            <w:r w:rsidR="00644133">
              <w:rPr>
                <w:noProof/>
                <w:webHidden/>
              </w:rPr>
              <w:instrText xml:space="preserve"> PAGEREF _Toc379111473 \h </w:instrText>
            </w:r>
            <w:r w:rsidR="00644133">
              <w:rPr>
                <w:noProof/>
                <w:webHidden/>
              </w:rPr>
            </w:r>
            <w:r w:rsidR="00644133">
              <w:rPr>
                <w:noProof/>
                <w:webHidden/>
              </w:rPr>
              <w:fldChar w:fldCharType="separate"/>
            </w:r>
            <w:r w:rsidR="00ED3AF3">
              <w:rPr>
                <w:noProof/>
                <w:webHidden/>
              </w:rPr>
              <w:t>6</w:t>
            </w:r>
            <w:r w:rsidR="00644133">
              <w:rPr>
                <w:noProof/>
                <w:webHidden/>
              </w:rPr>
              <w:fldChar w:fldCharType="end"/>
            </w:r>
          </w:hyperlink>
        </w:p>
        <w:p w14:paraId="23881797"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74" w:history="1">
            <w:r w:rsidR="00644133" w:rsidRPr="00497E88">
              <w:rPr>
                <w:rStyle w:val="Hyperlink"/>
                <w:noProof/>
              </w:rPr>
              <w:t>1.3.1.</w:t>
            </w:r>
            <w:r w:rsidR="00644133">
              <w:rPr>
                <w:rFonts w:asciiTheme="minorHAnsi" w:eastAsiaTheme="minorEastAsia" w:hAnsiTheme="minorHAnsi" w:cstheme="minorBidi"/>
                <w:noProof/>
                <w:szCs w:val="22"/>
              </w:rPr>
              <w:tab/>
            </w:r>
            <w:r w:rsidR="00644133" w:rsidRPr="00497E88">
              <w:rPr>
                <w:rStyle w:val="Hyperlink"/>
                <w:noProof/>
              </w:rPr>
              <w:t>Forward Error Correction:  Block and Convolutional Codes</w:t>
            </w:r>
            <w:r w:rsidR="00644133">
              <w:rPr>
                <w:noProof/>
                <w:webHidden/>
              </w:rPr>
              <w:tab/>
            </w:r>
            <w:r w:rsidR="00644133">
              <w:rPr>
                <w:noProof/>
                <w:webHidden/>
              </w:rPr>
              <w:fldChar w:fldCharType="begin"/>
            </w:r>
            <w:r w:rsidR="00644133">
              <w:rPr>
                <w:noProof/>
                <w:webHidden/>
              </w:rPr>
              <w:instrText xml:space="preserve"> PAGEREF _Toc379111474 \h </w:instrText>
            </w:r>
            <w:r w:rsidR="00644133">
              <w:rPr>
                <w:noProof/>
                <w:webHidden/>
              </w:rPr>
            </w:r>
            <w:r w:rsidR="00644133">
              <w:rPr>
                <w:noProof/>
                <w:webHidden/>
              </w:rPr>
              <w:fldChar w:fldCharType="separate"/>
            </w:r>
            <w:r w:rsidR="00ED3AF3">
              <w:rPr>
                <w:noProof/>
                <w:webHidden/>
              </w:rPr>
              <w:t>6</w:t>
            </w:r>
            <w:r w:rsidR="00644133">
              <w:rPr>
                <w:noProof/>
                <w:webHidden/>
              </w:rPr>
              <w:fldChar w:fldCharType="end"/>
            </w:r>
          </w:hyperlink>
        </w:p>
        <w:p w14:paraId="36FDBA92"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75" w:history="1">
            <w:r w:rsidR="00644133" w:rsidRPr="00497E88">
              <w:rPr>
                <w:rStyle w:val="Hyperlink"/>
                <w:noProof/>
              </w:rPr>
              <w:t>1.3.2.</w:t>
            </w:r>
            <w:r w:rsidR="00644133">
              <w:rPr>
                <w:rFonts w:asciiTheme="minorHAnsi" w:eastAsiaTheme="minorEastAsia" w:hAnsiTheme="minorHAnsi" w:cstheme="minorBidi"/>
                <w:noProof/>
                <w:szCs w:val="22"/>
              </w:rPr>
              <w:tab/>
            </w:r>
            <w:r w:rsidR="00644133" w:rsidRPr="00497E88">
              <w:rPr>
                <w:rStyle w:val="Hyperlink"/>
                <w:noProof/>
              </w:rPr>
              <w:t>Line Coding:  Non Return Zero and Manchester</w:t>
            </w:r>
            <w:r w:rsidR="00644133">
              <w:rPr>
                <w:noProof/>
                <w:webHidden/>
              </w:rPr>
              <w:tab/>
            </w:r>
            <w:r w:rsidR="00644133">
              <w:rPr>
                <w:noProof/>
                <w:webHidden/>
              </w:rPr>
              <w:fldChar w:fldCharType="begin"/>
            </w:r>
            <w:r w:rsidR="00644133">
              <w:rPr>
                <w:noProof/>
                <w:webHidden/>
              </w:rPr>
              <w:instrText xml:space="preserve"> PAGEREF _Toc379111475 \h </w:instrText>
            </w:r>
            <w:r w:rsidR="00644133">
              <w:rPr>
                <w:noProof/>
                <w:webHidden/>
              </w:rPr>
            </w:r>
            <w:r w:rsidR="00644133">
              <w:rPr>
                <w:noProof/>
                <w:webHidden/>
              </w:rPr>
              <w:fldChar w:fldCharType="separate"/>
            </w:r>
            <w:r w:rsidR="00ED3AF3">
              <w:rPr>
                <w:noProof/>
                <w:webHidden/>
              </w:rPr>
              <w:t>7</w:t>
            </w:r>
            <w:r w:rsidR="00644133">
              <w:rPr>
                <w:noProof/>
                <w:webHidden/>
              </w:rPr>
              <w:fldChar w:fldCharType="end"/>
            </w:r>
          </w:hyperlink>
        </w:p>
        <w:p w14:paraId="3EEB4E27"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76" w:history="1">
            <w:r w:rsidR="00644133" w:rsidRPr="00497E88">
              <w:rPr>
                <w:rStyle w:val="Hyperlink"/>
                <w:noProof/>
              </w:rPr>
              <w:t>1.3.3.</w:t>
            </w:r>
            <w:r w:rsidR="00644133">
              <w:rPr>
                <w:rFonts w:asciiTheme="minorHAnsi" w:eastAsiaTheme="minorEastAsia" w:hAnsiTheme="minorHAnsi" w:cstheme="minorBidi"/>
                <w:noProof/>
                <w:szCs w:val="22"/>
              </w:rPr>
              <w:tab/>
            </w:r>
            <w:r w:rsidR="00644133" w:rsidRPr="00497E88">
              <w:rPr>
                <w:rStyle w:val="Hyperlink"/>
                <w:noProof/>
              </w:rPr>
              <w:t>Carrier Recovery:  Squaring Loop and Costas Loop</w:t>
            </w:r>
            <w:r w:rsidR="00644133">
              <w:rPr>
                <w:noProof/>
                <w:webHidden/>
              </w:rPr>
              <w:tab/>
            </w:r>
            <w:r w:rsidR="00644133">
              <w:rPr>
                <w:noProof/>
                <w:webHidden/>
              </w:rPr>
              <w:fldChar w:fldCharType="begin"/>
            </w:r>
            <w:r w:rsidR="00644133">
              <w:rPr>
                <w:noProof/>
                <w:webHidden/>
              </w:rPr>
              <w:instrText xml:space="preserve"> PAGEREF _Toc379111476 \h </w:instrText>
            </w:r>
            <w:r w:rsidR="00644133">
              <w:rPr>
                <w:noProof/>
                <w:webHidden/>
              </w:rPr>
            </w:r>
            <w:r w:rsidR="00644133">
              <w:rPr>
                <w:noProof/>
                <w:webHidden/>
              </w:rPr>
              <w:fldChar w:fldCharType="separate"/>
            </w:r>
            <w:r w:rsidR="00ED3AF3">
              <w:rPr>
                <w:noProof/>
                <w:webHidden/>
              </w:rPr>
              <w:t>8</w:t>
            </w:r>
            <w:r w:rsidR="00644133">
              <w:rPr>
                <w:noProof/>
                <w:webHidden/>
              </w:rPr>
              <w:fldChar w:fldCharType="end"/>
            </w:r>
          </w:hyperlink>
        </w:p>
        <w:p w14:paraId="64220336"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77" w:history="1">
            <w:r w:rsidR="00644133" w:rsidRPr="00497E88">
              <w:rPr>
                <w:rStyle w:val="Hyperlink"/>
                <w:rFonts w:eastAsiaTheme="minorHAnsi"/>
                <w:noProof/>
              </w:rPr>
              <w:t>1.3.4.</w:t>
            </w:r>
            <w:r w:rsidR="00644133">
              <w:rPr>
                <w:rFonts w:asciiTheme="minorHAnsi" w:eastAsiaTheme="minorEastAsia" w:hAnsiTheme="minorHAnsi" w:cstheme="minorBidi"/>
                <w:noProof/>
                <w:szCs w:val="22"/>
              </w:rPr>
              <w:tab/>
            </w:r>
            <w:r w:rsidR="00644133" w:rsidRPr="00497E88">
              <w:rPr>
                <w:rStyle w:val="Hyperlink"/>
                <w:rFonts w:eastAsiaTheme="minorHAnsi"/>
                <w:noProof/>
              </w:rPr>
              <w:t>Clock and Data Recovery:  Open Loop and Closed Loop Circuits</w:t>
            </w:r>
            <w:r w:rsidR="00644133">
              <w:rPr>
                <w:noProof/>
                <w:webHidden/>
              </w:rPr>
              <w:tab/>
            </w:r>
            <w:r w:rsidR="00644133">
              <w:rPr>
                <w:noProof/>
                <w:webHidden/>
              </w:rPr>
              <w:fldChar w:fldCharType="begin"/>
            </w:r>
            <w:r w:rsidR="00644133">
              <w:rPr>
                <w:noProof/>
                <w:webHidden/>
              </w:rPr>
              <w:instrText xml:space="preserve"> PAGEREF _Toc379111477 \h </w:instrText>
            </w:r>
            <w:r w:rsidR="00644133">
              <w:rPr>
                <w:noProof/>
                <w:webHidden/>
              </w:rPr>
            </w:r>
            <w:r w:rsidR="00644133">
              <w:rPr>
                <w:noProof/>
                <w:webHidden/>
              </w:rPr>
              <w:fldChar w:fldCharType="separate"/>
            </w:r>
            <w:r w:rsidR="00ED3AF3">
              <w:rPr>
                <w:noProof/>
                <w:webHidden/>
              </w:rPr>
              <w:t>10</w:t>
            </w:r>
            <w:r w:rsidR="00644133">
              <w:rPr>
                <w:noProof/>
                <w:webHidden/>
              </w:rPr>
              <w:fldChar w:fldCharType="end"/>
            </w:r>
          </w:hyperlink>
        </w:p>
        <w:p w14:paraId="07E20EAE"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78" w:history="1">
            <w:r w:rsidR="00644133" w:rsidRPr="00497E88">
              <w:rPr>
                <w:rStyle w:val="Hyperlink"/>
                <w:noProof/>
              </w:rPr>
              <w:t>1.4.</w:t>
            </w:r>
            <w:r w:rsidR="00644133">
              <w:rPr>
                <w:rFonts w:asciiTheme="minorHAnsi" w:eastAsiaTheme="minorEastAsia" w:hAnsiTheme="minorHAnsi" w:cstheme="minorBidi"/>
                <w:noProof/>
                <w:szCs w:val="22"/>
              </w:rPr>
              <w:tab/>
            </w:r>
            <w:r w:rsidR="00644133" w:rsidRPr="00497E88">
              <w:rPr>
                <w:rStyle w:val="Hyperlink"/>
                <w:noProof/>
              </w:rPr>
              <w:t>Proposed Solution Concept</w:t>
            </w:r>
            <w:r w:rsidR="00644133">
              <w:rPr>
                <w:noProof/>
                <w:webHidden/>
              </w:rPr>
              <w:tab/>
            </w:r>
            <w:r w:rsidR="00644133">
              <w:rPr>
                <w:noProof/>
                <w:webHidden/>
              </w:rPr>
              <w:fldChar w:fldCharType="begin"/>
            </w:r>
            <w:r w:rsidR="00644133">
              <w:rPr>
                <w:noProof/>
                <w:webHidden/>
              </w:rPr>
              <w:instrText xml:space="preserve"> PAGEREF _Toc379111478 \h </w:instrText>
            </w:r>
            <w:r w:rsidR="00644133">
              <w:rPr>
                <w:noProof/>
                <w:webHidden/>
              </w:rPr>
            </w:r>
            <w:r w:rsidR="00644133">
              <w:rPr>
                <w:noProof/>
                <w:webHidden/>
              </w:rPr>
              <w:fldChar w:fldCharType="separate"/>
            </w:r>
            <w:r w:rsidR="00ED3AF3">
              <w:rPr>
                <w:noProof/>
                <w:webHidden/>
              </w:rPr>
              <w:t>11</w:t>
            </w:r>
            <w:r w:rsidR="00644133">
              <w:rPr>
                <w:noProof/>
                <w:webHidden/>
              </w:rPr>
              <w:fldChar w:fldCharType="end"/>
            </w:r>
          </w:hyperlink>
        </w:p>
        <w:p w14:paraId="0659D772"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79" w:history="1">
            <w:r w:rsidR="00644133" w:rsidRPr="00497E88">
              <w:rPr>
                <w:rStyle w:val="Hyperlink"/>
                <w:noProof/>
              </w:rPr>
              <w:t>1.5.</w:t>
            </w:r>
            <w:r w:rsidR="00644133">
              <w:rPr>
                <w:rFonts w:asciiTheme="minorHAnsi" w:eastAsiaTheme="minorEastAsia" w:hAnsiTheme="minorHAnsi" w:cstheme="minorBidi"/>
                <w:noProof/>
                <w:szCs w:val="22"/>
              </w:rPr>
              <w:tab/>
            </w:r>
            <w:r w:rsidR="00644133" w:rsidRPr="00497E88">
              <w:rPr>
                <w:rStyle w:val="Hyperlink"/>
                <w:noProof/>
              </w:rPr>
              <w:t>Major Design and Implementation Challenges</w:t>
            </w:r>
            <w:r w:rsidR="00644133">
              <w:rPr>
                <w:noProof/>
                <w:webHidden/>
              </w:rPr>
              <w:tab/>
            </w:r>
            <w:r w:rsidR="00644133">
              <w:rPr>
                <w:noProof/>
                <w:webHidden/>
              </w:rPr>
              <w:fldChar w:fldCharType="begin"/>
            </w:r>
            <w:r w:rsidR="00644133">
              <w:rPr>
                <w:noProof/>
                <w:webHidden/>
              </w:rPr>
              <w:instrText xml:space="preserve"> PAGEREF _Toc379111479 \h </w:instrText>
            </w:r>
            <w:r w:rsidR="00644133">
              <w:rPr>
                <w:noProof/>
                <w:webHidden/>
              </w:rPr>
            </w:r>
            <w:r w:rsidR="00644133">
              <w:rPr>
                <w:noProof/>
                <w:webHidden/>
              </w:rPr>
              <w:fldChar w:fldCharType="separate"/>
            </w:r>
            <w:r w:rsidR="00ED3AF3">
              <w:rPr>
                <w:noProof/>
                <w:webHidden/>
              </w:rPr>
              <w:t>11</w:t>
            </w:r>
            <w:r w:rsidR="00644133">
              <w:rPr>
                <w:noProof/>
                <w:webHidden/>
              </w:rPr>
              <w:fldChar w:fldCharType="end"/>
            </w:r>
          </w:hyperlink>
        </w:p>
        <w:p w14:paraId="3FAAE6AA"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80" w:history="1">
            <w:r w:rsidR="00644133" w:rsidRPr="00497E88">
              <w:rPr>
                <w:rStyle w:val="Hyperlink"/>
                <w:noProof/>
              </w:rPr>
              <w:t>1.6.</w:t>
            </w:r>
            <w:r w:rsidR="00644133">
              <w:rPr>
                <w:rFonts w:asciiTheme="minorHAnsi" w:eastAsiaTheme="minorEastAsia" w:hAnsiTheme="minorHAnsi" w:cstheme="minorBidi"/>
                <w:noProof/>
                <w:szCs w:val="22"/>
              </w:rPr>
              <w:tab/>
            </w:r>
            <w:r w:rsidR="00644133" w:rsidRPr="00497E88">
              <w:rPr>
                <w:rStyle w:val="Hyperlink"/>
                <w:noProof/>
              </w:rPr>
              <w:t>Implications of Project Success (Brandon)</w:t>
            </w:r>
            <w:r w:rsidR="00644133">
              <w:rPr>
                <w:noProof/>
                <w:webHidden/>
              </w:rPr>
              <w:tab/>
            </w:r>
            <w:r w:rsidR="00644133">
              <w:rPr>
                <w:noProof/>
                <w:webHidden/>
              </w:rPr>
              <w:fldChar w:fldCharType="begin"/>
            </w:r>
            <w:r w:rsidR="00644133">
              <w:rPr>
                <w:noProof/>
                <w:webHidden/>
              </w:rPr>
              <w:instrText xml:space="preserve"> PAGEREF _Toc379111480 \h </w:instrText>
            </w:r>
            <w:r w:rsidR="00644133">
              <w:rPr>
                <w:noProof/>
                <w:webHidden/>
              </w:rPr>
            </w:r>
            <w:r w:rsidR="00644133">
              <w:rPr>
                <w:noProof/>
                <w:webHidden/>
              </w:rPr>
              <w:fldChar w:fldCharType="separate"/>
            </w:r>
            <w:r w:rsidR="00ED3AF3">
              <w:rPr>
                <w:noProof/>
                <w:webHidden/>
              </w:rPr>
              <w:t>12</w:t>
            </w:r>
            <w:r w:rsidR="00644133">
              <w:rPr>
                <w:noProof/>
                <w:webHidden/>
              </w:rPr>
              <w:fldChar w:fldCharType="end"/>
            </w:r>
          </w:hyperlink>
        </w:p>
        <w:p w14:paraId="1A5FCEB8" w14:textId="77777777" w:rsidR="00644133" w:rsidRDefault="00C000C0">
          <w:pPr>
            <w:pStyle w:val="TOC1"/>
            <w:tabs>
              <w:tab w:val="left" w:pos="440"/>
              <w:tab w:val="right" w:leader="dot" w:pos="9350"/>
            </w:tabs>
            <w:rPr>
              <w:rFonts w:asciiTheme="minorHAnsi" w:eastAsiaTheme="minorEastAsia" w:hAnsiTheme="minorHAnsi" w:cstheme="minorBidi"/>
              <w:noProof/>
              <w:szCs w:val="22"/>
            </w:rPr>
          </w:pPr>
          <w:hyperlink w:anchor="_Toc379111481" w:history="1">
            <w:r w:rsidR="00644133" w:rsidRPr="00497E88">
              <w:rPr>
                <w:rStyle w:val="Hyperlink"/>
                <w:noProof/>
              </w:rPr>
              <w:t>2.</w:t>
            </w:r>
            <w:r w:rsidR="00644133">
              <w:rPr>
                <w:rFonts w:asciiTheme="minorHAnsi" w:eastAsiaTheme="minorEastAsia" w:hAnsiTheme="minorHAnsi" w:cstheme="minorBidi"/>
                <w:noProof/>
                <w:szCs w:val="22"/>
              </w:rPr>
              <w:tab/>
            </w:r>
            <w:r w:rsidR="00644133" w:rsidRPr="00497E88">
              <w:rPr>
                <w:rStyle w:val="Hyperlink"/>
                <w:noProof/>
              </w:rPr>
              <w:t>DESIGN REQUIREMENTS</w:t>
            </w:r>
            <w:r w:rsidR="00644133">
              <w:rPr>
                <w:noProof/>
                <w:webHidden/>
              </w:rPr>
              <w:tab/>
            </w:r>
            <w:r w:rsidR="00644133">
              <w:rPr>
                <w:noProof/>
                <w:webHidden/>
              </w:rPr>
              <w:fldChar w:fldCharType="begin"/>
            </w:r>
            <w:r w:rsidR="00644133">
              <w:rPr>
                <w:noProof/>
                <w:webHidden/>
              </w:rPr>
              <w:instrText xml:space="preserve"> PAGEREF _Toc379111481 \h </w:instrText>
            </w:r>
            <w:r w:rsidR="00644133">
              <w:rPr>
                <w:noProof/>
                <w:webHidden/>
              </w:rPr>
            </w:r>
            <w:r w:rsidR="00644133">
              <w:rPr>
                <w:noProof/>
                <w:webHidden/>
              </w:rPr>
              <w:fldChar w:fldCharType="separate"/>
            </w:r>
            <w:r w:rsidR="00ED3AF3">
              <w:rPr>
                <w:noProof/>
                <w:webHidden/>
              </w:rPr>
              <w:t>13</w:t>
            </w:r>
            <w:r w:rsidR="00644133">
              <w:rPr>
                <w:noProof/>
                <w:webHidden/>
              </w:rPr>
              <w:fldChar w:fldCharType="end"/>
            </w:r>
          </w:hyperlink>
        </w:p>
        <w:p w14:paraId="688A1CD8"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82" w:history="1">
            <w:r w:rsidR="00644133" w:rsidRPr="00497E88">
              <w:rPr>
                <w:rStyle w:val="Hyperlink"/>
                <w:noProof/>
              </w:rPr>
              <w:t>2.1.</w:t>
            </w:r>
            <w:r w:rsidR="00644133">
              <w:rPr>
                <w:rFonts w:asciiTheme="minorHAnsi" w:eastAsiaTheme="minorEastAsia" w:hAnsiTheme="minorHAnsi" w:cstheme="minorBidi"/>
                <w:noProof/>
                <w:szCs w:val="22"/>
              </w:rPr>
              <w:tab/>
            </w:r>
            <w:r w:rsidR="00644133" w:rsidRPr="00497E88">
              <w:rPr>
                <w:rStyle w:val="Hyperlink"/>
                <w:noProof/>
              </w:rPr>
              <w:t>Functional Design Constraints (Brandon K)</w:t>
            </w:r>
            <w:r w:rsidR="00644133">
              <w:rPr>
                <w:noProof/>
                <w:webHidden/>
              </w:rPr>
              <w:tab/>
            </w:r>
            <w:r w:rsidR="00644133">
              <w:rPr>
                <w:noProof/>
                <w:webHidden/>
              </w:rPr>
              <w:fldChar w:fldCharType="begin"/>
            </w:r>
            <w:r w:rsidR="00644133">
              <w:rPr>
                <w:noProof/>
                <w:webHidden/>
              </w:rPr>
              <w:instrText xml:space="preserve"> PAGEREF _Toc379111482 \h </w:instrText>
            </w:r>
            <w:r w:rsidR="00644133">
              <w:rPr>
                <w:noProof/>
                <w:webHidden/>
              </w:rPr>
            </w:r>
            <w:r w:rsidR="00644133">
              <w:rPr>
                <w:noProof/>
                <w:webHidden/>
              </w:rPr>
              <w:fldChar w:fldCharType="separate"/>
            </w:r>
            <w:r w:rsidR="00ED3AF3">
              <w:rPr>
                <w:noProof/>
                <w:webHidden/>
              </w:rPr>
              <w:t>13</w:t>
            </w:r>
            <w:r w:rsidR="00644133">
              <w:rPr>
                <w:noProof/>
                <w:webHidden/>
              </w:rPr>
              <w:fldChar w:fldCharType="end"/>
            </w:r>
          </w:hyperlink>
        </w:p>
        <w:p w14:paraId="1581668F"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83" w:history="1">
            <w:r w:rsidR="00644133" w:rsidRPr="00497E88">
              <w:rPr>
                <w:rStyle w:val="Hyperlink"/>
                <w:noProof/>
              </w:rPr>
              <w:t>2.2.</w:t>
            </w:r>
            <w:r w:rsidR="00644133">
              <w:rPr>
                <w:rFonts w:asciiTheme="minorHAnsi" w:eastAsiaTheme="minorEastAsia" w:hAnsiTheme="minorHAnsi" w:cstheme="minorBidi"/>
                <w:noProof/>
                <w:szCs w:val="22"/>
              </w:rPr>
              <w:tab/>
            </w:r>
            <w:r w:rsidR="00644133" w:rsidRPr="00497E88">
              <w:rPr>
                <w:rStyle w:val="Hyperlink"/>
                <w:noProof/>
              </w:rPr>
              <w:t>Non-Functional Design Constraints (Brandon)</w:t>
            </w:r>
            <w:r w:rsidR="00644133">
              <w:rPr>
                <w:noProof/>
                <w:webHidden/>
              </w:rPr>
              <w:tab/>
            </w:r>
            <w:r w:rsidR="00644133">
              <w:rPr>
                <w:noProof/>
                <w:webHidden/>
              </w:rPr>
              <w:fldChar w:fldCharType="begin"/>
            </w:r>
            <w:r w:rsidR="00644133">
              <w:rPr>
                <w:noProof/>
                <w:webHidden/>
              </w:rPr>
              <w:instrText xml:space="preserve"> PAGEREF _Toc379111483 \h </w:instrText>
            </w:r>
            <w:r w:rsidR="00644133">
              <w:rPr>
                <w:noProof/>
                <w:webHidden/>
              </w:rPr>
            </w:r>
            <w:r w:rsidR="00644133">
              <w:rPr>
                <w:noProof/>
                <w:webHidden/>
              </w:rPr>
              <w:fldChar w:fldCharType="separate"/>
            </w:r>
            <w:r w:rsidR="00ED3AF3">
              <w:rPr>
                <w:noProof/>
                <w:webHidden/>
              </w:rPr>
              <w:t>14</w:t>
            </w:r>
            <w:r w:rsidR="00644133">
              <w:rPr>
                <w:noProof/>
                <w:webHidden/>
              </w:rPr>
              <w:fldChar w:fldCharType="end"/>
            </w:r>
          </w:hyperlink>
        </w:p>
        <w:p w14:paraId="2048387E" w14:textId="77777777" w:rsidR="00644133" w:rsidRDefault="00C000C0">
          <w:pPr>
            <w:pStyle w:val="TOC1"/>
            <w:tabs>
              <w:tab w:val="left" w:pos="440"/>
              <w:tab w:val="right" w:leader="dot" w:pos="9350"/>
            </w:tabs>
            <w:rPr>
              <w:rFonts w:asciiTheme="minorHAnsi" w:eastAsiaTheme="minorEastAsia" w:hAnsiTheme="minorHAnsi" w:cstheme="minorBidi"/>
              <w:noProof/>
              <w:szCs w:val="22"/>
            </w:rPr>
          </w:pPr>
          <w:hyperlink w:anchor="_Toc379111484" w:history="1">
            <w:r w:rsidR="00644133" w:rsidRPr="00497E88">
              <w:rPr>
                <w:rStyle w:val="Hyperlink"/>
                <w:noProof/>
              </w:rPr>
              <w:t>3.</w:t>
            </w:r>
            <w:r w:rsidR="00644133">
              <w:rPr>
                <w:rFonts w:asciiTheme="minorHAnsi" w:eastAsiaTheme="minorEastAsia" w:hAnsiTheme="minorHAnsi" w:cstheme="minorBidi"/>
                <w:noProof/>
                <w:szCs w:val="22"/>
              </w:rPr>
              <w:tab/>
            </w:r>
            <w:r w:rsidR="00644133" w:rsidRPr="00497E88">
              <w:rPr>
                <w:rStyle w:val="Hyperlink"/>
                <w:noProof/>
              </w:rPr>
              <w:t>APPROACH</w:t>
            </w:r>
            <w:r w:rsidR="00644133">
              <w:rPr>
                <w:noProof/>
                <w:webHidden/>
              </w:rPr>
              <w:tab/>
            </w:r>
            <w:r w:rsidR="00644133">
              <w:rPr>
                <w:noProof/>
                <w:webHidden/>
              </w:rPr>
              <w:fldChar w:fldCharType="begin"/>
            </w:r>
            <w:r w:rsidR="00644133">
              <w:rPr>
                <w:noProof/>
                <w:webHidden/>
              </w:rPr>
              <w:instrText xml:space="preserve"> PAGEREF _Toc379111484 \h </w:instrText>
            </w:r>
            <w:r w:rsidR="00644133">
              <w:rPr>
                <w:noProof/>
                <w:webHidden/>
              </w:rPr>
            </w:r>
            <w:r w:rsidR="00644133">
              <w:rPr>
                <w:noProof/>
                <w:webHidden/>
              </w:rPr>
              <w:fldChar w:fldCharType="separate"/>
            </w:r>
            <w:r w:rsidR="00ED3AF3">
              <w:rPr>
                <w:noProof/>
                <w:webHidden/>
              </w:rPr>
              <w:t>14</w:t>
            </w:r>
            <w:r w:rsidR="00644133">
              <w:rPr>
                <w:noProof/>
                <w:webHidden/>
              </w:rPr>
              <w:fldChar w:fldCharType="end"/>
            </w:r>
          </w:hyperlink>
        </w:p>
        <w:p w14:paraId="0DAC0AA0"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85" w:history="1">
            <w:r w:rsidR="00644133" w:rsidRPr="00497E88">
              <w:rPr>
                <w:rStyle w:val="Hyperlink"/>
                <w:noProof/>
              </w:rPr>
              <w:t>3.1.</w:t>
            </w:r>
            <w:r w:rsidR="00644133">
              <w:rPr>
                <w:rFonts w:asciiTheme="minorHAnsi" w:eastAsiaTheme="minorEastAsia" w:hAnsiTheme="minorHAnsi" w:cstheme="minorBidi"/>
                <w:noProof/>
                <w:szCs w:val="22"/>
              </w:rPr>
              <w:tab/>
            </w:r>
            <w:r w:rsidR="00644133" w:rsidRPr="00497E88">
              <w:rPr>
                <w:rStyle w:val="Hyperlink"/>
                <w:noProof/>
              </w:rPr>
              <w:t>Software Simulation Using Matlab/Simulink</w:t>
            </w:r>
            <w:r w:rsidR="00644133">
              <w:rPr>
                <w:noProof/>
                <w:webHidden/>
              </w:rPr>
              <w:tab/>
            </w:r>
            <w:r w:rsidR="00644133">
              <w:rPr>
                <w:noProof/>
                <w:webHidden/>
              </w:rPr>
              <w:fldChar w:fldCharType="begin"/>
            </w:r>
            <w:r w:rsidR="00644133">
              <w:rPr>
                <w:noProof/>
                <w:webHidden/>
              </w:rPr>
              <w:instrText xml:space="preserve"> PAGEREF _Toc379111485 \h </w:instrText>
            </w:r>
            <w:r w:rsidR="00644133">
              <w:rPr>
                <w:noProof/>
                <w:webHidden/>
              </w:rPr>
            </w:r>
            <w:r w:rsidR="00644133">
              <w:rPr>
                <w:noProof/>
                <w:webHidden/>
              </w:rPr>
              <w:fldChar w:fldCharType="separate"/>
            </w:r>
            <w:r w:rsidR="00ED3AF3">
              <w:rPr>
                <w:noProof/>
                <w:webHidden/>
              </w:rPr>
              <w:t>14</w:t>
            </w:r>
            <w:r w:rsidR="00644133">
              <w:rPr>
                <w:noProof/>
                <w:webHidden/>
              </w:rPr>
              <w:fldChar w:fldCharType="end"/>
            </w:r>
          </w:hyperlink>
        </w:p>
        <w:p w14:paraId="1C204F3B"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86" w:history="1">
            <w:r w:rsidR="00644133" w:rsidRPr="00497E88">
              <w:rPr>
                <w:rStyle w:val="Hyperlink"/>
                <w:noProof/>
              </w:rPr>
              <w:t>3.1.1.</w:t>
            </w:r>
            <w:r w:rsidR="00644133">
              <w:rPr>
                <w:rFonts w:asciiTheme="minorHAnsi" w:eastAsiaTheme="minorEastAsia" w:hAnsiTheme="minorHAnsi" w:cstheme="minorBidi"/>
                <w:noProof/>
                <w:szCs w:val="22"/>
              </w:rPr>
              <w:tab/>
            </w:r>
            <w:r w:rsidR="00644133" w:rsidRPr="00497E88">
              <w:rPr>
                <w:rStyle w:val="Hyperlink"/>
                <w:noProof/>
              </w:rPr>
              <w:t>FEC-BPSK Modulator</w:t>
            </w:r>
            <w:r w:rsidR="00644133">
              <w:rPr>
                <w:noProof/>
                <w:webHidden/>
              </w:rPr>
              <w:tab/>
            </w:r>
            <w:r w:rsidR="00644133">
              <w:rPr>
                <w:noProof/>
                <w:webHidden/>
              </w:rPr>
              <w:fldChar w:fldCharType="begin"/>
            </w:r>
            <w:r w:rsidR="00644133">
              <w:rPr>
                <w:noProof/>
                <w:webHidden/>
              </w:rPr>
              <w:instrText xml:space="preserve"> PAGEREF _Toc379111486 \h </w:instrText>
            </w:r>
            <w:r w:rsidR="00644133">
              <w:rPr>
                <w:noProof/>
                <w:webHidden/>
              </w:rPr>
            </w:r>
            <w:r w:rsidR="00644133">
              <w:rPr>
                <w:noProof/>
                <w:webHidden/>
              </w:rPr>
              <w:fldChar w:fldCharType="separate"/>
            </w:r>
            <w:r w:rsidR="00ED3AF3">
              <w:rPr>
                <w:noProof/>
                <w:webHidden/>
              </w:rPr>
              <w:t>15</w:t>
            </w:r>
            <w:r w:rsidR="00644133">
              <w:rPr>
                <w:noProof/>
                <w:webHidden/>
              </w:rPr>
              <w:fldChar w:fldCharType="end"/>
            </w:r>
          </w:hyperlink>
        </w:p>
        <w:p w14:paraId="1E8C3944"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87" w:history="1">
            <w:r w:rsidR="00644133" w:rsidRPr="00497E88">
              <w:rPr>
                <w:rStyle w:val="Hyperlink"/>
                <w:noProof/>
              </w:rPr>
              <w:t>3.1.2.</w:t>
            </w:r>
            <w:r w:rsidR="00644133">
              <w:rPr>
                <w:rFonts w:asciiTheme="minorHAnsi" w:eastAsiaTheme="minorEastAsia" w:hAnsiTheme="minorHAnsi" w:cstheme="minorBidi"/>
                <w:noProof/>
                <w:szCs w:val="22"/>
              </w:rPr>
              <w:tab/>
            </w:r>
            <w:r w:rsidR="00644133" w:rsidRPr="00497E88">
              <w:rPr>
                <w:rStyle w:val="Hyperlink"/>
                <w:noProof/>
              </w:rPr>
              <w:t>FEC-BPSK Demodulator:  Carrier, Timing, and Data Recovery</w:t>
            </w:r>
            <w:r w:rsidR="00644133">
              <w:rPr>
                <w:noProof/>
                <w:webHidden/>
              </w:rPr>
              <w:tab/>
            </w:r>
            <w:r w:rsidR="00644133">
              <w:rPr>
                <w:noProof/>
                <w:webHidden/>
              </w:rPr>
              <w:fldChar w:fldCharType="begin"/>
            </w:r>
            <w:r w:rsidR="00644133">
              <w:rPr>
                <w:noProof/>
                <w:webHidden/>
              </w:rPr>
              <w:instrText xml:space="preserve"> PAGEREF _Toc379111487 \h </w:instrText>
            </w:r>
            <w:r w:rsidR="00644133">
              <w:rPr>
                <w:noProof/>
                <w:webHidden/>
              </w:rPr>
            </w:r>
            <w:r w:rsidR="00644133">
              <w:rPr>
                <w:noProof/>
                <w:webHidden/>
              </w:rPr>
              <w:fldChar w:fldCharType="separate"/>
            </w:r>
            <w:r w:rsidR="00ED3AF3">
              <w:rPr>
                <w:noProof/>
                <w:webHidden/>
              </w:rPr>
              <w:t>16</w:t>
            </w:r>
            <w:r w:rsidR="00644133">
              <w:rPr>
                <w:noProof/>
                <w:webHidden/>
              </w:rPr>
              <w:fldChar w:fldCharType="end"/>
            </w:r>
          </w:hyperlink>
        </w:p>
        <w:p w14:paraId="047DAD57" w14:textId="77777777" w:rsidR="00644133" w:rsidRDefault="00C000C0">
          <w:pPr>
            <w:pStyle w:val="TOC3"/>
            <w:tabs>
              <w:tab w:val="left" w:pos="1320"/>
              <w:tab w:val="right" w:leader="dot" w:pos="9350"/>
            </w:tabs>
            <w:rPr>
              <w:rFonts w:asciiTheme="minorHAnsi" w:eastAsiaTheme="minorEastAsia" w:hAnsiTheme="minorHAnsi" w:cstheme="minorBidi"/>
              <w:noProof/>
              <w:szCs w:val="22"/>
            </w:rPr>
          </w:pPr>
          <w:hyperlink w:anchor="_Toc379111488" w:history="1">
            <w:r w:rsidR="00644133" w:rsidRPr="00497E88">
              <w:rPr>
                <w:rStyle w:val="Hyperlink"/>
                <w:noProof/>
              </w:rPr>
              <w:t>3.1.3.</w:t>
            </w:r>
            <w:r w:rsidR="00644133">
              <w:rPr>
                <w:rFonts w:asciiTheme="minorHAnsi" w:eastAsiaTheme="minorEastAsia" w:hAnsiTheme="minorHAnsi" w:cstheme="minorBidi"/>
                <w:noProof/>
                <w:szCs w:val="22"/>
              </w:rPr>
              <w:tab/>
            </w:r>
            <w:r w:rsidR="00644133" w:rsidRPr="00497E88">
              <w:rPr>
                <w:rStyle w:val="Hyperlink"/>
                <w:noProof/>
              </w:rPr>
              <w:t>Forward Error Correction (Brandon)</w:t>
            </w:r>
            <w:r w:rsidR="00644133">
              <w:rPr>
                <w:noProof/>
                <w:webHidden/>
              </w:rPr>
              <w:tab/>
            </w:r>
            <w:r w:rsidR="00644133">
              <w:rPr>
                <w:noProof/>
                <w:webHidden/>
              </w:rPr>
              <w:fldChar w:fldCharType="begin"/>
            </w:r>
            <w:r w:rsidR="00644133">
              <w:rPr>
                <w:noProof/>
                <w:webHidden/>
              </w:rPr>
              <w:instrText xml:space="preserve"> PAGEREF _Toc379111488 \h </w:instrText>
            </w:r>
            <w:r w:rsidR="00644133">
              <w:rPr>
                <w:noProof/>
                <w:webHidden/>
              </w:rPr>
            </w:r>
            <w:r w:rsidR="00644133">
              <w:rPr>
                <w:noProof/>
                <w:webHidden/>
              </w:rPr>
              <w:fldChar w:fldCharType="separate"/>
            </w:r>
            <w:r w:rsidR="00ED3AF3">
              <w:rPr>
                <w:noProof/>
                <w:webHidden/>
              </w:rPr>
              <w:t>24</w:t>
            </w:r>
            <w:r w:rsidR="00644133">
              <w:rPr>
                <w:noProof/>
                <w:webHidden/>
              </w:rPr>
              <w:fldChar w:fldCharType="end"/>
            </w:r>
          </w:hyperlink>
        </w:p>
        <w:p w14:paraId="646F8898" w14:textId="77777777" w:rsidR="00644133" w:rsidRDefault="00C000C0">
          <w:pPr>
            <w:pStyle w:val="TOC2"/>
            <w:tabs>
              <w:tab w:val="left" w:pos="880"/>
              <w:tab w:val="right" w:leader="dot" w:pos="9350"/>
            </w:tabs>
            <w:rPr>
              <w:rFonts w:asciiTheme="minorHAnsi" w:eastAsiaTheme="minorEastAsia" w:hAnsiTheme="minorHAnsi" w:cstheme="minorBidi"/>
              <w:noProof/>
              <w:szCs w:val="22"/>
            </w:rPr>
          </w:pPr>
          <w:hyperlink w:anchor="_Toc379111489" w:history="1">
            <w:r w:rsidR="00644133" w:rsidRPr="00497E88">
              <w:rPr>
                <w:rStyle w:val="Hyperlink"/>
                <w:noProof/>
              </w:rPr>
              <w:t>3.2.</w:t>
            </w:r>
            <w:r w:rsidR="00644133">
              <w:rPr>
                <w:rFonts w:asciiTheme="minorHAnsi" w:eastAsiaTheme="minorEastAsia" w:hAnsiTheme="minorHAnsi" w:cstheme="minorBidi"/>
                <w:noProof/>
                <w:szCs w:val="22"/>
              </w:rPr>
              <w:tab/>
            </w:r>
            <w:r w:rsidR="00644133" w:rsidRPr="00497E88">
              <w:rPr>
                <w:rStyle w:val="Hyperlink"/>
                <w:noProof/>
              </w:rPr>
              <w:t>Hardware Implementation using ISE Project Navigator</w:t>
            </w:r>
            <w:r w:rsidR="00644133">
              <w:rPr>
                <w:noProof/>
                <w:webHidden/>
              </w:rPr>
              <w:tab/>
            </w:r>
            <w:r w:rsidR="00644133">
              <w:rPr>
                <w:noProof/>
                <w:webHidden/>
              </w:rPr>
              <w:fldChar w:fldCharType="begin"/>
            </w:r>
            <w:r w:rsidR="00644133">
              <w:rPr>
                <w:noProof/>
                <w:webHidden/>
              </w:rPr>
              <w:instrText xml:space="preserve"> PAGEREF _Toc379111489 \h </w:instrText>
            </w:r>
            <w:r w:rsidR="00644133">
              <w:rPr>
                <w:noProof/>
                <w:webHidden/>
              </w:rPr>
            </w:r>
            <w:r w:rsidR="00644133">
              <w:rPr>
                <w:noProof/>
                <w:webHidden/>
              </w:rPr>
              <w:fldChar w:fldCharType="separate"/>
            </w:r>
            <w:r w:rsidR="00ED3AF3">
              <w:rPr>
                <w:noProof/>
                <w:webHidden/>
              </w:rPr>
              <w:t>31</w:t>
            </w:r>
            <w:r w:rsidR="00644133">
              <w:rPr>
                <w:noProof/>
                <w:webHidden/>
              </w:rPr>
              <w:fldChar w:fldCharType="end"/>
            </w:r>
          </w:hyperlink>
        </w:p>
        <w:p w14:paraId="25D80C95" w14:textId="77777777" w:rsidR="00644133" w:rsidRDefault="00C000C0">
          <w:pPr>
            <w:pStyle w:val="TOC1"/>
            <w:tabs>
              <w:tab w:val="left" w:pos="440"/>
              <w:tab w:val="right" w:leader="dot" w:pos="9350"/>
            </w:tabs>
            <w:rPr>
              <w:rFonts w:asciiTheme="minorHAnsi" w:eastAsiaTheme="minorEastAsia" w:hAnsiTheme="minorHAnsi" w:cstheme="minorBidi"/>
              <w:noProof/>
              <w:szCs w:val="22"/>
            </w:rPr>
          </w:pPr>
          <w:hyperlink w:anchor="_Toc379111490" w:history="1">
            <w:r w:rsidR="00644133" w:rsidRPr="00497E88">
              <w:rPr>
                <w:rStyle w:val="Hyperlink"/>
                <w:noProof/>
              </w:rPr>
              <w:t>4.</w:t>
            </w:r>
            <w:r w:rsidR="00644133">
              <w:rPr>
                <w:rFonts w:asciiTheme="minorHAnsi" w:eastAsiaTheme="minorEastAsia" w:hAnsiTheme="minorHAnsi" w:cstheme="minorBidi"/>
                <w:noProof/>
                <w:szCs w:val="22"/>
              </w:rPr>
              <w:tab/>
            </w:r>
            <w:r w:rsidR="00644133" w:rsidRPr="00497E88">
              <w:rPr>
                <w:rStyle w:val="Hyperlink"/>
                <w:noProof/>
              </w:rPr>
              <w:t>EVALUATION (Brandon)</w:t>
            </w:r>
            <w:r w:rsidR="00644133">
              <w:rPr>
                <w:noProof/>
                <w:webHidden/>
              </w:rPr>
              <w:tab/>
            </w:r>
            <w:r w:rsidR="00644133">
              <w:rPr>
                <w:noProof/>
                <w:webHidden/>
              </w:rPr>
              <w:fldChar w:fldCharType="begin"/>
            </w:r>
            <w:r w:rsidR="00644133">
              <w:rPr>
                <w:noProof/>
                <w:webHidden/>
              </w:rPr>
              <w:instrText xml:space="preserve"> PAGEREF _Toc379111490 \h </w:instrText>
            </w:r>
            <w:r w:rsidR="00644133">
              <w:rPr>
                <w:noProof/>
                <w:webHidden/>
              </w:rPr>
            </w:r>
            <w:r w:rsidR="00644133">
              <w:rPr>
                <w:noProof/>
                <w:webHidden/>
              </w:rPr>
              <w:fldChar w:fldCharType="separate"/>
            </w:r>
            <w:r w:rsidR="00ED3AF3">
              <w:rPr>
                <w:noProof/>
                <w:webHidden/>
              </w:rPr>
              <w:t>32</w:t>
            </w:r>
            <w:r w:rsidR="00644133">
              <w:rPr>
                <w:noProof/>
                <w:webHidden/>
              </w:rPr>
              <w:fldChar w:fldCharType="end"/>
            </w:r>
          </w:hyperlink>
        </w:p>
        <w:p w14:paraId="6C67700A" w14:textId="77777777" w:rsidR="00644133" w:rsidRDefault="00C000C0">
          <w:pPr>
            <w:pStyle w:val="TOC1"/>
            <w:tabs>
              <w:tab w:val="left" w:pos="440"/>
              <w:tab w:val="right" w:leader="dot" w:pos="9350"/>
            </w:tabs>
            <w:rPr>
              <w:rFonts w:asciiTheme="minorHAnsi" w:eastAsiaTheme="minorEastAsia" w:hAnsiTheme="minorHAnsi" w:cstheme="minorBidi"/>
              <w:noProof/>
              <w:szCs w:val="22"/>
            </w:rPr>
          </w:pPr>
          <w:hyperlink w:anchor="_Toc379111491" w:history="1">
            <w:r w:rsidR="00644133" w:rsidRPr="00497E88">
              <w:rPr>
                <w:rStyle w:val="Hyperlink"/>
                <w:noProof/>
              </w:rPr>
              <w:t>5.</w:t>
            </w:r>
            <w:r w:rsidR="00644133">
              <w:rPr>
                <w:rFonts w:asciiTheme="minorHAnsi" w:eastAsiaTheme="minorEastAsia" w:hAnsiTheme="minorHAnsi" w:cstheme="minorBidi"/>
                <w:noProof/>
                <w:szCs w:val="22"/>
              </w:rPr>
              <w:tab/>
            </w:r>
            <w:r w:rsidR="00644133" w:rsidRPr="00497E88">
              <w:rPr>
                <w:rStyle w:val="Hyperlink"/>
                <w:noProof/>
              </w:rPr>
              <w:t>SUMMARY AND FUTURE WORK</w:t>
            </w:r>
            <w:r w:rsidR="00644133">
              <w:rPr>
                <w:noProof/>
                <w:webHidden/>
              </w:rPr>
              <w:tab/>
            </w:r>
            <w:r w:rsidR="00644133">
              <w:rPr>
                <w:noProof/>
                <w:webHidden/>
              </w:rPr>
              <w:fldChar w:fldCharType="begin"/>
            </w:r>
            <w:r w:rsidR="00644133">
              <w:rPr>
                <w:noProof/>
                <w:webHidden/>
              </w:rPr>
              <w:instrText xml:space="preserve"> PAGEREF _Toc379111491 \h </w:instrText>
            </w:r>
            <w:r w:rsidR="00644133">
              <w:rPr>
                <w:noProof/>
                <w:webHidden/>
              </w:rPr>
            </w:r>
            <w:r w:rsidR="00644133">
              <w:rPr>
                <w:noProof/>
                <w:webHidden/>
              </w:rPr>
              <w:fldChar w:fldCharType="separate"/>
            </w:r>
            <w:r w:rsidR="00ED3AF3">
              <w:rPr>
                <w:noProof/>
                <w:webHidden/>
              </w:rPr>
              <w:t>32</w:t>
            </w:r>
            <w:r w:rsidR="00644133">
              <w:rPr>
                <w:noProof/>
                <w:webHidden/>
              </w:rPr>
              <w:fldChar w:fldCharType="end"/>
            </w:r>
          </w:hyperlink>
        </w:p>
        <w:p w14:paraId="57422D83" w14:textId="77777777" w:rsidR="00644133" w:rsidRDefault="00C000C0">
          <w:pPr>
            <w:pStyle w:val="TOC1"/>
            <w:tabs>
              <w:tab w:val="left" w:pos="440"/>
              <w:tab w:val="right" w:leader="dot" w:pos="9350"/>
            </w:tabs>
            <w:rPr>
              <w:rFonts w:asciiTheme="minorHAnsi" w:eastAsiaTheme="minorEastAsia" w:hAnsiTheme="minorHAnsi" w:cstheme="minorBidi"/>
              <w:noProof/>
              <w:szCs w:val="22"/>
            </w:rPr>
          </w:pPr>
          <w:hyperlink w:anchor="_Toc379111492" w:history="1">
            <w:r w:rsidR="00644133" w:rsidRPr="00497E88">
              <w:rPr>
                <w:rStyle w:val="Hyperlink"/>
                <w:noProof/>
              </w:rPr>
              <w:t>6.</w:t>
            </w:r>
            <w:r w:rsidR="00644133">
              <w:rPr>
                <w:rFonts w:asciiTheme="minorHAnsi" w:eastAsiaTheme="minorEastAsia" w:hAnsiTheme="minorHAnsi" w:cstheme="minorBidi"/>
                <w:noProof/>
                <w:szCs w:val="22"/>
              </w:rPr>
              <w:tab/>
            </w:r>
            <w:r w:rsidR="00644133" w:rsidRPr="00497E88">
              <w:rPr>
                <w:rStyle w:val="Hyperlink"/>
                <w:noProof/>
              </w:rPr>
              <w:t>ACKNOWLEDGEMENTS</w:t>
            </w:r>
            <w:r w:rsidR="00644133">
              <w:rPr>
                <w:noProof/>
                <w:webHidden/>
              </w:rPr>
              <w:tab/>
            </w:r>
            <w:r w:rsidR="00644133">
              <w:rPr>
                <w:noProof/>
                <w:webHidden/>
              </w:rPr>
              <w:fldChar w:fldCharType="begin"/>
            </w:r>
            <w:r w:rsidR="00644133">
              <w:rPr>
                <w:noProof/>
                <w:webHidden/>
              </w:rPr>
              <w:instrText xml:space="preserve"> PAGEREF _Toc379111492 \h </w:instrText>
            </w:r>
            <w:r w:rsidR="00644133">
              <w:rPr>
                <w:noProof/>
                <w:webHidden/>
              </w:rPr>
            </w:r>
            <w:r w:rsidR="00644133">
              <w:rPr>
                <w:noProof/>
                <w:webHidden/>
              </w:rPr>
              <w:fldChar w:fldCharType="separate"/>
            </w:r>
            <w:r w:rsidR="00ED3AF3">
              <w:rPr>
                <w:noProof/>
                <w:webHidden/>
              </w:rPr>
              <w:t>32</w:t>
            </w:r>
            <w:r w:rsidR="00644133">
              <w:rPr>
                <w:noProof/>
                <w:webHidden/>
              </w:rPr>
              <w:fldChar w:fldCharType="end"/>
            </w:r>
          </w:hyperlink>
        </w:p>
        <w:p w14:paraId="20D8DA6D" w14:textId="77777777" w:rsidR="00644133" w:rsidRDefault="00C000C0">
          <w:pPr>
            <w:pStyle w:val="TOC1"/>
            <w:tabs>
              <w:tab w:val="left" w:pos="440"/>
              <w:tab w:val="right" w:leader="dot" w:pos="9350"/>
            </w:tabs>
            <w:rPr>
              <w:rFonts w:asciiTheme="minorHAnsi" w:eastAsiaTheme="minorEastAsia" w:hAnsiTheme="minorHAnsi" w:cstheme="minorBidi"/>
              <w:noProof/>
              <w:szCs w:val="22"/>
            </w:rPr>
          </w:pPr>
          <w:hyperlink w:anchor="_Toc379111493" w:history="1">
            <w:r w:rsidR="00644133" w:rsidRPr="00497E88">
              <w:rPr>
                <w:rStyle w:val="Hyperlink"/>
                <w:noProof/>
              </w:rPr>
              <w:t>7.</w:t>
            </w:r>
            <w:r w:rsidR="00644133">
              <w:rPr>
                <w:rFonts w:asciiTheme="minorHAnsi" w:eastAsiaTheme="minorEastAsia" w:hAnsiTheme="minorHAnsi" w:cstheme="minorBidi"/>
                <w:noProof/>
                <w:szCs w:val="22"/>
              </w:rPr>
              <w:tab/>
            </w:r>
            <w:r w:rsidR="00644133" w:rsidRPr="00497E88">
              <w:rPr>
                <w:rStyle w:val="Hyperlink"/>
                <w:noProof/>
              </w:rPr>
              <w:t>REFERENCES</w:t>
            </w:r>
            <w:r w:rsidR="00644133">
              <w:rPr>
                <w:noProof/>
                <w:webHidden/>
              </w:rPr>
              <w:tab/>
            </w:r>
            <w:r w:rsidR="00644133">
              <w:rPr>
                <w:noProof/>
                <w:webHidden/>
              </w:rPr>
              <w:fldChar w:fldCharType="begin"/>
            </w:r>
            <w:r w:rsidR="00644133">
              <w:rPr>
                <w:noProof/>
                <w:webHidden/>
              </w:rPr>
              <w:instrText xml:space="preserve"> PAGEREF _Toc379111493 \h </w:instrText>
            </w:r>
            <w:r w:rsidR="00644133">
              <w:rPr>
                <w:noProof/>
                <w:webHidden/>
              </w:rPr>
            </w:r>
            <w:r w:rsidR="00644133">
              <w:rPr>
                <w:noProof/>
                <w:webHidden/>
              </w:rPr>
              <w:fldChar w:fldCharType="separate"/>
            </w:r>
            <w:r w:rsidR="00ED3AF3">
              <w:rPr>
                <w:noProof/>
                <w:webHidden/>
              </w:rPr>
              <w:t>33</w:t>
            </w:r>
            <w:r w:rsidR="00644133">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4" w:name="_Ref49478891"/>
      <w:bookmarkStart w:id="5" w:name="_Toc379111470"/>
      <w:r>
        <w:t>Problem</w:t>
      </w:r>
      <w:bookmarkEnd w:id="4"/>
      <w:bookmarkEnd w:id="5"/>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6" w:name="_Overall_Objectives"/>
      <w:bookmarkStart w:id="7" w:name="_Toc307865986"/>
      <w:bookmarkStart w:id="8" w:name="_Toc379111471"/>
      <w:bookmarkStart w:id="9" w:name="_Ref49480580"/>
      <w:bookmarkEnd w:id="6"/>
      <w:r>
        <w:t>Overall Objectives</w:t>
      </w:r>
      <w:bookmarkEnd w:id="7"/>
      <w:bookmarkEnd w:id="8"/>
    </w:p>
    <w:p w14:paraId="545EFDFB" w14:textId="6A529604" w:rsidR="008051DE" w:rsidRDefault="008051DE" w:rsidP="008051DE">
      <w:bookmarkStart w:id="10" w:name="_Historical_and_Economic"/>
      <w:bookmarkStart w:id="11" w:name="_Toc307865987"/>
      <w:bookmarkEnd w:id="10"/>
      <w:r>
        <w:t xml:space="preserve">It has been shown that forward error correction </w:t>
      </w:r>
      <w:r w:rsidR="00E60893">
        <w:t xml:space="preserve">can </w:t>
      </w:r>
      <w:r>
        <w:t xml:space="preserve">dramatically improve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w:t>
      </w:r>
      <w:r w:rsidR="00D815AA">
        <w:t>A quick survey of active amateur radio satellites reveals that many of them use FSK modulation and lack forward error correction capabilities. This</w:t>
      </w:r>
      <w:r>
        <w:t xml:space="preserve"> senior design project aims to demonstrate </w:t>
      </w:r>
      <w:r w:rsidR="00D815AA">
        <w:t>how BPSK modulation with forward error correction (specifically convolutional coding) makes amateur radio satellite telemetry more accessible and reliable</w:t>
      </w:r>
      <w:r>
        <w:t xml:space="preserve">. Consequently, this senior design project advocates for improved robustness in amateur packet radio communication systems, specifically in those systems dealing with satellite telemetry. </w:t>
      </w:r>
    </w:p>
    <w:p w14:paraId="5B42651E" w14:textId="6CD16651" w:rsidR="008051DE" w:rsidRDefault="008051DE" w:rsidP="008051DE">
      <w:r>
        <w:t xml:space="preserve">Amateur packet radio satellite telemetry is often unidirectional and does not benefit from automatic repeat request (ARQ) like in other bidirectional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w:t>
      </w:r>
      <w:r w:rsidR="00D815AA">
        <w:t>convolutional coding outperforms</w:t>
      </w:r>
      <w:r>
        <w:t xml:space="preserve"> AFSK</w:t>
      </w:r>
      <w:r w:rsidR="00D815AA">
        <w:t xml:space="preserve"> modulation</w:t>
      </w:r>
      <w:r w:rsidR="001266D6">
        <w:t xml:space="preserve"> in terms of BER performance. This fact could benefit amateur radio satellite telemetry by improving</w:t>
      </w:r>
      <w:r>
        <w:t xml:space="preserve"> network reliability and </w:t>
      </w:r>
      <w:r w:rsidR="00D815AA">
        <w:t>accessibility</w:t>
      </w:r>
      <w:r>
        <w:t xml:space="preserve">.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41D76D52" w:rsidR="008051DE" w:rsidRDefault="001266D6" w:rsidP="008051DE">
      <w:r>
        <w:t>T</w:t>
      </w:r>
      <w:r w:rsidR="008051DE">
        <w:t>he ultimate goal of this senior design project is to demonstrate the improved network reliability</w:t>
      </w:r>
      <w:r w:rsidR="00B30246">
        <w:t xml:space="preserve"> (in terms of BER)</w:t>
      </w:r>
      <w:r w:rsidR="008051DE">
        <w:t xml:space="preserve"> and </w:t>
      </w:r>
      <w:r>
        <w:t>accessibility</w:t>
      </w:r>
      <w:r w:rsidR="00B30246">
        <w:t xml:space="preserve"> (in terms of link margin)</w:t>
      </w:r>
      <w:r>
        <w:t xml:space="preserve"> </w:t>
      </w:r>
      <w:r w:rsidR="008051DE">
        <w:t xml:space="preserve">that results from implementing </w:t>
      </w:r>
      <w:r>
        <w:t xml:space="preserve">BPSK </w:t>
      </w:r>
      <w:r w:rsidR="008051DE">
        <w:t xml:space="preserve">modulation </w:t>
      </w:r>
      <w:r>
        <w:t xml:space="preserve">with convolutional coding </w:t>
      </w:r>
      <w:r w:rsidR="008051DE">
        <w:t xml:space="preserve">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Toc379111472"/>
      <w:r>
        <w:t>Historical and Economic Perspective</w:t>
      </w:r>
      <w:bookmarkEnd w:id="11"/>
      <w:bookmarkEnd w:id="12"/>
    </w:p>
    <w:p w14:paraId="46B51981" w14:textId="4599892E" w:rsidR="008051DE" w:rsidRDefault="008051DE" w:rsidP="008051DE">
      <w:pPr>
        <w:rPr>
          <w:szCs w:val="24"/>
        </w:rPr>
      </w:pPr>
      <w:r>
        <w:rPr>
          <w:szCs w:val="24"/>
        </w:rPr>
        <w:t>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w:t>
      </w:r>
      <w:r w:rsidR="001266D6">
        <w:rPr>
          <w:szCs w:val="24"/>
        </w:rPr>
        <w:t>oode, 1984). Goode found that</w:t>
      </w:r>
      <w:r>
        <w:rPr>
          <w:szCs w:val="24"/>
        </w:rPr>
        <w:t xml:space="preserve"> 25 dB </w:t>
      </w:r>
      <w:r w:rsidR="001266D6">
        <w:rPr>
          <w:szCs w:val="24"/>
        </w:rPr>
        <w:t xml:space="preserve">SNR at his FM receiver </w:t>
      </w:r>
      <w:r>
        <w:rPr>
          <w:szCs w:val="24"/>
        </w:rPr>
        <w:t>was necessary for high communication reliability. In other words, 25 dB</w:t>
      </w:r>
      <w:r w:rsidR="001266D6">
        <w:rPr>
          <w:szCs w:val="24"/>
        </w:rPr>
        <w:t xml:space="preserve"> SNR</w:t>
      </w:r>
      <w:r>
        <w:rPr>
          <w:szCs w:val="24"/>
        </w:rPr>
        <w:t xml:space="preserve"> o</w:t>
      </w:r>
      <w:r w:rsidR="001266D6">
        <w:rPr>
          <w:szCs w:val="24"/>
        </w:rPr>
        <w:t>r higher</w:t>
      </w:r>
      <w:r>
        <w:rPr>
          <w:szCs w:val="24"/>
        </w:rPr>
        <w:t xml:space="preserve">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1F85D561" w:rsidR="008051DE" w:rsidRDefault="008051DE" w:rsidP="008051DE">
      <w:pPr>
        <w:rPr>
          <w:szCs w:val="24"/>
        </w:rPr>
      </w:pPr>
      <w:r>
        <w:rPr>
          <w:szCs w:val="24"/>
        </w:rPr>
        <w:t xml:space="preserve"> This poor reliability performance is not exclusive to amateur radio terrestrial communications. In 1995, it was demonstrated that error detection </w:t>
      </w:r>
      <w:r w:rsidR="00A00713">
        <w:rPr>
          <w:szCs w:val="24"/>
        </w:rPr>
        <w:t xml:space="preserve">(not error correction) </w:t>
      </w:r>
      <w:r>
        <w:rPr>
          <w:szCs w:val="24"/>
        </w:rPr>
        <w:t xml:space="preserve">alone is not robust enough for amateur radio microsatellite communications (Hsiao, et. al, 2000). Particularly in </w:t>
      </w:r>
      <w:r w:rsidR="00A00713">
        <w:rPr>
          <w:szCs w:val="24"/>
        </w:rPr>
        <w:t>unidirectional</w:t>
      </w:r>
      <w:r>
        <w:rPr>
          <w:szCs w:val="24"/>
        </w:rPr>
        <w:t xml:space="preserve"> satellite communications, the harsh environmental conditions coupled with the microsatellite’s characteristically low transmitter </w:t>
      </w:r>
      <w:r w:rsidR="00A00713">
        <w:rPr>
          <w:szCs w:val="24"/>
        </w:rPr>
        <w:lastRenderedPageBreak/>
        <w:t>power mak</w:t>
      </w:r>
      <w:r>
        <w:rPr>
          <w:szCs w:val="24"/>
        </w:rPr>
        <w:t xml:space="preserve">e for very unreliable telemetry data links (Hsiao, et. al, 2000). It has been demonstrated that forward error correction, specifically convolutional </w:t>
      </w:r>
      <w:r w:rsidR="00A00713">
        <w:rPr>
          <w:szCs w:val="24"/>
        </w:rPr>
        <w:t>coding</w:t>
      </w:r>
      <w:r>
        <w:rPr>
          <w:szCs w:val="24"/>
        </w:rPr>
        <w:t>,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3AC94750"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w:t>
      </w:r>
      <w:r w:rsidR="00A00713">
        <w:rPr>
          <w:szCs w:val="24"/>
        </w:rPr>
        <w:t>error</w:t>
      </w:r>
      <w:r>
        <w:rPr>
          <w:szCs w:val="24"/>
        </w:rPr>
        <w:t xml:space="preserve"> correction. However, it ope</w:t>
      </w:r>
      <w:r w:rsidR="00A00713">
        <w:rPr>
          <w:szCs w:val="24"/>
        </w:rPr>
        <w:t>rated at 437.9 MHz, which meant that</w:t>
      </w:r>
      <w:r>
        <w:rPr>
          <w:szCs w:val="24"/>
        </w:rPr>
        <w:t xml:space="preserve"> </w:t>
      </w:r>
      <w:r w:rsidR="00A00713">
        <w:rPr>
          <w:szCs w:val="24"/>
        </w:rPr>
        <w:t xml:space="preserve">a </w:t>
      </w:r>
      <w:r>
        <w:rPr>
          <w:szCs w:val="24"/>
        </w:rPr>
        <w:t xml:space="preserve">2-meter radio </w:t>
      </w:r>
      <w:r w:rsidR="00A00713">
        <w:rPr>
          <w:szCs w:val="24"/>
        </w:rPr>
        <w:t>could not</w:t>
      </w:r>
      <w:r>
        <w:rPr>
          <w:szCs w:val="24"/>
        </w:rPr>
        <w:t xml:space="preserve">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5CC913F6" w:rsidR="008051DE" w:rsidRDefault="008051DE" w:rsidP="008051DE">
      <w:pPr>
        <w:rPr>
          <w:szCs w:val="24"/>
        </w:rPr>
      </w:pPr>
      <w:r>
        <w:rPr>
          <w:szCs w:val="24"/>
        </w:rPr>
        <w:t>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BPSK modulation</w:t>
      </w:r>
      <w:r w:rsidR="00A00713">
        <w:rPr>
          <w:szCs w:val="24"/>
        </w:rPr>
        <w:t xml:space="preserve"> with forward error correction</w:t>
      </w:r>
      <w:r>
        <w:rPr>
          <w:szCs w:val="24"/>
        </w:rPr>
        <w:t xml:space="preserve">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3" w:name="_Candidate_Solutions"/>
      <w:bookmarkStart w:id="14" w:name="_Toc307865988"/>
      <w:bookmarkStart w:id="15" w:name="_Toc379111473"/>
      <w:bookmarkEnd w:id="13"/>
      <w:r>
        <w:t>Candidate Solutions</w:t>
      </w:r>
      <w:bookmarkEnd w:id="14"/>
      <w:bookmarkEnd w:id="15"/>
    </w:p>
    <w:p w14:paraId="2975DAF2" w14:textId="46098034" w:rsidR="003F55EA" w:rsidRDefault="00A00713" w:rsidP="008051DE">
      <w:r>
        <w:t>Basic</w:t>
      </w:r>
      <w:r w:rsidR="008051DE">
        <w:t xml:space="preserve"> functions of a</w:t>
      </w:r>
      <w:r>
        <w:t xml:space="preserve"> telemetry</w:t>
      </w:r>
      <w:r w:rsidR="008051DE">
        <w:t xml:space="preserve"> modem include</w:t>
      </w:r>
      <w:r>
        <w:t xml:space="preserve"> baseband modulation</w:t>
      </w:r>
      <w:r w:rsidR="003F55EA">
        <w:t>/demodulation</w:t>
      </w:r>
      <w:r w:rsidR="009F5BF9">
        <w:t xml:space="preserve"> (line codes)</w:t>
      </w:r>
      <w:r>
        <w:t>,</w:t>
      </w:r>
      <w:r w:rsidR="008051DE">
        <w:t xml:space="preserve"> </w:t>
      </w:r>
      <w:r>
        <w:t>passband modulation</w:t>
      </w:r>
      <w:r w:rsidR="003F55EA">
        <w:t>/demodulation</w:t>
      </w:r>
      <w:r>
        <w:t>,</w:t>
      </w:r>
      <w:r w:rsidR="003F55EA">
        <w:t xml:space="preserve"> synchronization,</w:t>
      </w:r>
      <w:r>
        <w:t xml:space="preserve"> </w:t>
      </w:r>
      <w:r w:rsidR="009F5BF9">
        <w:t xml:space="preserve">and </w:t>
      </w:r>
      <w:r w:rsidR="008051DE">
        <w:t>forward error correction.  In the last century, many solutions have been proposed that trade performance in terms of bandwidth, transmission power and complexity.  In this section we consider</w:t>
      </w:r>
      <w:r w:rsidR="003F55EA">
        <w:t xml:space="preserve"> the following solutions:</w:t>
      </w:r>
    </w:p>
    <w:p w14:paraId="1027CC93" w14:textId="6C15EFA5" w:rsidR="003F55EA" w:rsidRDefault="003F55EA" w:rsidP="003F55EA">
      <w:pPr>
        <w:pStyle w:val="ListParagraph"/>
        <w:numPr>
          <w:ilvl w:val="0"/>
          <w:numId w:val="29"/>
        </w:numPr>
      </w:pPr>
      <w:r>
        <w:t>T</w:t>
      </w:r>
      <w:r w:rsidR="008051DE">
        <w:t xml:space="preserve">wo forward error </w:t>
      </w:r>
      <w:r>
        <w:t>correcting codes</w:t>
      </w:r>
      <w:r w:rsidR="008051DE">
        <w:t xml:space="preserve"> - block codes and convolutional codes</w:t>
      </w:r>
      <w:r w:rsidR="00F02C6C">
        <w:t>.</w:t>
      </w:r>
    </w:p>
    <w:p w14:paraId="54EB477E" w14:textId="35F3FBF6" w:rsidR="003F55EA" w:rsidRDefault="003F55EA" w:rsidP="003F55EA">
      <w:pPr>
        <w:pStyle w:val="ListParagraph"/>
        <w:numPr>
          <w:ilvl w:val="0"/>
          <w:numId w:val="29"/>
        </w:numPr>
      </w:pPr>
      <w:r>
        <w:t>T</w:t>
      </w:r>
      <w:r w:rsidR="008051DE">
        <w:t>wo line codes – Non-Return to</w:t>
      </w:r>
      <w:r>
        <w:t xml:space="preserve"> Zero (NRZ) and Manchester code</w:t>
      </w:r>
      <w:r w:rsidR="00F02C6C">
        <w:t>.</w:t>
      </w:r>
    </w:p>
    <w:p w14:paraId="6613AC0C" w14:textId="1967960C" w:rsidR="00F02C6C" w:rsidRDefault="00F02C6C" w:rsidP="003F55EA">
      <w:pPr>
        <w:pStyle w:val="ListParagraph"/>
        <w:numPr>
          <w:ilvl w:val="0"/>
          <w:numId w:val="29"/>
        </w:numPr>
      </w:pPr>
      <w:r>
        <w:t>Two carrier recovery circuits – Costas Loop and squaring loop.</w:t>
      </w:r>
    </w:p>
    <w:p w14:paraId="68914273" w14:textId="10C6102F" w:rsidR="008051DE" w:rsidRDefault="00F02C6C" w:rsidP="003F55EA">
      <w:pPr>
        <w:pStyle w:val="ListParagraph"/>
        <w:numPr>
          <w:ilvl w:val="0"/>
          <w:numId w:val="29"/>
        </w:numPr>
      </w:pPr>
      <w:r>
        <w:t>Two timing</w:t>
      </w:r>
      <w:r w:rsidR="008051DE">
        <w:t xml:space="preserve"> </w:t>
      </w:r>
      <w:r>
        <w:t>and data recovery circuits – open loop and closed loop (Early-Late gate)</w:t>
      </w:r>
      <w:r w:rsidR="003F55EA">
        <w:t>.</w:t>
      </w:r>
    </w:p>
    <w:p w14:paraId="4B4DFAAA" w14:textId="77777777" w:rsidR="00F02C6C" w:rsidRDefault="00F02C6C" w:rsidP="00F02C6C">
      <w:pPr>
        <w:pStyle w:val="ListParagraph"/>
        <w:ind w:left="0"/>
        <w:rPr>
          <w:sz w:val="22"/>
          <w:szCs w:val="22"/>
        </w:rPr>
      </w:pPr>
    </w:p>
    <w:p w14:paraId="09962779" w14:textId="58C71382" w:rsidR="00F02C6C" w:rsidRPr="00F02C6C" w:rsidRDefault="00F02C6C" w:rsidP="00F02C6C">
      <w:pPr>
        <w:pStyle w:val="ListParagraph"/>
        <w:ind w:left="0"/>
        <w:rPr>
          <w:sz w:val="22"/>
          <w:szCs w:val="22"/>
        </w:rPr>
      </w:pPr>
      <w:r>
        <w:rPr>
          <w:sz w:val="22"/>
          <w:szCs w:val="22"/>
        </w:rPr>
        <w:t>The subsequent sections will consider the costs and benefits of the aforementioned solutions.</w:t>
      </w:r>
    </w:p>
    <w:p w14:paraId="27AF17EF" w14:textId="53DE54CF" w:rsidR="008051DE" w:rsidRDefault="008051DE" w:rsidP="008051DE">
      <w:pPr>
        <w:pStyle w:val="Heading3"/>
        <w:numPr>
          <w:ilvl w:val="2"/>
          <w:numId w:val="27"/>
        </w:numPr>
        <w:tabs>
          <w:tab w:val="left" w:pos="720"/>
        </w:tabs>
        <w:ind w:left="0"/>
        <w:textAlignment w:val="auto"/>
      </w:pPr>
      <w:bookmarkStart w:id="16" w:name="_Toc379111474"/>
      <w:r>
        <w:t>Forward Error Correction:  Block and Convolutional Codes</w:t>
      </w:r>
      <w:bookmarkEnd w:id="16"/>
    </w:p>
    <w:p w14:paraId="6175A8BC" w14:textId="54369DB7" w:rsidR="009F5BF9" w:rsidRDefault="008051DE" w:rsidP="008051DE">
      <w:r>
        <w:t>Forward error correction (FEC) is a form of robust channel coding. It is used to correct errors that are injected into a digital communication link a</w:t>
      </w:r>
      <w:r w:rsidR="00B466C1">
        <w:t>cross a noisy propagation medium (channel)</w:t>
      </w:r>
      <w:r>
        <w:t>. FEC codes fall into two general categories: block codes and convolutional codes.</w:t>
      </w:r>
    </w:p>
    <w:p w14:paraId="033603B8" w14:textId="31B979C2" w:rsidR="008051DE" w:rsidRDefault="009F5BF9" w:rsidP="008051DE">
      <w:pPr>
        <w:rPr>
          <w:i/>
        </w:rPr>
      </w:pPr>
      <w:r>
        <w:t>NOTE:</w:t>
      </w:r>
      <w:r w:rsidR="008051DE">
        <w:t xml:space="preserve"> </w:t>
      </w:r>
      <w:r w:rsidRPr="009F5BF9">
        <w:rPr>
          <w:i/>
        </w:rPr>
        <w:t>At</w:t>
      </w:r>
      <w:r w:rsidR="008051DE" w:rsidRPr="009F5BF9">
        <w:rPr>
          <w:i/>
        </w:rPr>
        <w:t xml:space="preserve"> the time of writing this document, the Xilinx CORE Generator in Project Navigator ISE 14.6 only consists of one block coder/decoder pair and one convolutional coder/decoder pair. The block coding </w:t>
      </w:r>
      <w:r w:rsidR="008051DE" w:rsidRPr="009F5BF9">
        <w:rPr>
          <w:i/>
        </w:rPr>
        <w:lastRenderedPageBreak/>
        <w:t xml:space="preserve">pair consists of a Reed-Solomon coder and decoder. The convolutional coding pair consists of a convolutional encoder and a Viterbi decoder. </w:t>
      </w:r>
    </w:p>
    <w:p w14:paraId="4A395FCB" w14:textId="3E086AD4" w:rsidR="008051DE" w:rsidRDefault="009F5BF9"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w:t>
      </w:r>
      <w:r w:rsidR="008051DE">
        <w:t>Block codes are better suited for correcting burst errors while convolutional codes are better suited for correcting random errors (Viswanathan, 2013). A combination of block codes an</w:t>
      </w:r>
      <w:r w:rsidR="00B466C1">
        <w:t>d convolutional codes, namely concatenating codes</w:t>
      </w:r>
      <w:r w:rsidR="008051DE">
        <w:t xml:space="preserve">, are used in many systems to provide robustness against both kinds of errors (see Figure 1). This </w:t>
      </w:r>
      <w:r w:rsidR="00B466C1">
        <w:t>concatenating code</w:t>
      </w:r>
      <w:r w:rsidR="008051DE">
        <w:t xml:space="preserve"> consists of a coding chain and a decoding chain. The coding chain resides in the transmitter and consists of a Reed</w:t>
      </w:r>
      <w:r w:rsidR="00B466C1">
        <w:t>-Solomon encoder, followed by a block</w:t>
      </w:r>
      <w:r w:rsidR="008051DE">
        <w:t xml:space="preserve"> interleaver, then a convolutional encoder. The decoding chain resides in the receiver and undoes what the coding chain did. Namely, the decoding chain consists of a Viterbi (convolutional) decoder, followed by a </w:t>
      </w:r>
      <w:r w:rsidR="00B466C1">
        <w:t xml:space="preserve">block </w:t>
      </w:r>
      <w:r w:rsidR="008051DE">
        <w:t xml:space="preserve">de-interleaver, then a Reed-Solomon decoder. </w:t>
      </w:r>
    </w:p>
    <w:p w14:paraId="79A638F4" w14:textId="77777777" w:rsidR="003E5CEE" w:rsidRDefault="003E5CEE" w:rsidP="008051DE">
      <w:pPr>
        <w:jc w:val="center"/>
        <w:rPr>
          <w:noProof/>
        </w:rPr>
      </w:pPr>
    </w:p>
    <w:p w14:paraId="161CC033" w14:textId="77777777" w:rsidR="008051DE" w:rsidRDefault="008051DE" w:rsidP="008051DE">
      <w:pPr>
        <w:jc w:val="center"/>
      </w:pPr>
      <w:r>
        <w:rPr>
          <w:noProof/>
        </w:rPr>
        <w:drawing>
          <wp:inline distT="0" distB="0" distL="0" distR="0" wp14:anchorId="1E4B45A7" wp14:editId="700F2504">
            <wp:extent cx="5147945" cy="171579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02" cy="1716410"/>
                    </a:xfrm>
                    <a:prstGeom prst="rect">
                      <a:avLst/>
                    </a:prstGeom>
                    <a:noFill/>
                    <a:ln>
                      <a:noFill/>
                    </a:ln>
                  </pic:spPr>
                </pic:pic>
              </a:graphicData>
            </a:graphic>
          </wp:inline>
        </w:drawing>
      </w:r>
    </w:p>
    <w:p w14:paraId="13C421E2" w14:textId="75374B96" w:rsidR="00B466C1" w:rsidRPr="003E5CEE" w:rsidRDefault="008051DE" w:rsidP="003E5CEE">
      <w:pPr>
        <w:pStyle w:val="Caption"/>
        <w:ind w:left="630" w:right="540"/>
        <w:rPr>
          <w:b w:val="0"/>
          <w:sz w:val="18"/>
        </w:rPr>
      </w:pPr>
      <w:r>
        <w:rPr>
          <w:b w:val="0"/>
        </w:rPr>
        <w:t xml:space="preserve">Figure </w:t>
      </w:r>
      <w:r>
        <w:fldChar w:fldCharType="begin"/>
      </w:r>
      <w:r>
        <w:rPr>
          <w:b w:val="0"/>
        </w:rPr>
        <w:instrText xml:space="preserve"> SEQ Figure \* ARABIC </w:instrText>
      </w:r>
      <w:r>
        <w:fldChar w:fldCharType="separate"/>
      </w:r>
      <w:r w:rsidR="00ED3AF3">
        <w:rPr>
          <w:b w:val="0"/>
          <w:noProof/>
        </w:rPr>
        <w:t>1</w:t>
      </w:r>
      <w:r>
        <w:fldChar w:fldCharType="end"/>
      </w:r>
      <w:r w:rsidR="00B466C1">
        <w:rPr>
          <w:b w:val="0"/>
          <w:sz w:val="18"/>
        </w:rPr>
        <w:t>. Top-level diagram for a concatenating code scheme</w:t>
      </w:r>
      <w:r>
        <w:rPr>
          <w:b w:val="0"/>
          <w:sz w:val="18"/>
        </w:rPr>
        <w:t xml:space="preserve"> consisting of a block code pair, an interleaving pair, and a convolutional code pair. </w:t>
      </w:r>
    </w:p>
    <w:p w14:paraId="12877EF7" w14:textId="77777777" w:rsidR="003E5CEE" w:rsidRPr="00B466C1" w:rsidRDefault="003E5CEE" w:rsidP="00B466C1"/>
    <w:p w14:paraId="441792C4" w14:textId="173939B6" w:rsidR="00B466C1" w:rsidRDefault="00AE414A" w:rsidP="00AE414A">
      <w:r>
        <w:t xml:space="preserve">The propagation medium for space communications is modeled well by the AWGN channel (Viswanathan, 2013). </w:t>
      </w:r>
      <w:r w:rsidR="00B466C1">
        <w:t>Furthermore</w:t>
      </w:r>
      <w:r>
        <w:t xml:space="preserve">, it is understood that AWGN provides maximum bit corruption and compared to other channel models, systems that perform the best in AWGN perform the best in real-life situations (Viswanathan, 2013). Hence, this senior design project will rely solely on the AWGN channel to represent our propagation medium. </w:t>
      </w:r>
    </w:p>
    <w:p w14:paraId="4F89E12A" w14:textId="3930F184" w:rsidR="00AE414A" w:rsidRPr="00AE414A" w:rsidRDefault="00AE414A" w:rsidP="00AE414A">
      <w:r>
        <w:t xml:space="preserve">Figure 1 shows the propagation medium being modeled by the AWGN channel. The AWGN channel is a random noise channel, not a bursty noise channel. Being that convolutional coding excels at correcting random errors, it is logical that convolutional coding alone pairs well with the AWGN channel. </w:t>
      </w:r>
      <w:r w:rsidR="00B466C1">
        <w:t xml:space="preserve">Therefore, convolutional coding is the only forward error correction scheme used in this senior design project. </w:t>
      </w:r>
    </w:p>
    <w:p w14:paraId="4D12ED31" w14:textId="77777777" w:rsidR="008051DE" w:rsidRDefault="008051DE" w:rsidP="008051DE">
      <w:pPr>
        <w:pStyle w:val="Heading3"/>
        <w:numPr>
          <w:ilvl w:val="2"/>
          <w:numId w:val="27"/>
        </w:numPr>
        <w:tabs>
          <w:tab w:val="left" w:pos="720"/>
        </w:tabs>
        <w:ind w:left="0"/>
        <w:textAlignment w:val="auto"/>
      </w:pPr>
      <w:bookmarkStart w:id="17" w:name="_Toc379111475"/>
      <w:r>
        <w:t>Line Coding:  Non Return Zero and Manchester</w:t>
      </w:r>
      <w:bookmarkEnd w:id="17"/>
    </w:p>
    <w:p w14:paraId="5E8C6126" w14:textId="1680FC3B" w:rsidR="003E5CEE" w:rsidRDefault="008051DE" w:rsidP="008051DE">
      <w:r>
        <w:t>There are three criteria used for evaluating the performance of line codes</w:t>
      </w:r>
      <w:r w:rsidR="00984A8D">
        <w:t>:</w:t>
      </w:r>
      <w:r>
        <w:t xml:space="preserve"> </w:t>
      </w:r>
      <w:r w:rsidR="00984A8D">
        <w:t xml:space="preserve"> </w:t>
      </w:r>
      <w:r>
        <w:t>interference and noise immunity, bandwidth, and synchronization capabilities.  These criteria are used for determining the appropriate line code that should be used in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w:t>
      </w:r>
      <w:r>
        <w:lastRenderedPageBreak/>
        <w:t>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w:t>
      </w:r>
      <w:r w:rsidR="00862732">
        <w:t xml:space="preserve">, </w:t>
      </w:r>
      <w:r w:rsidR="00862732">
        <w:rPr>
          <w:i/>
        </w:rPr>
        <w:t>E</w:t>
      </w:r>
      <w:r w:rsidR="00862732">
        <w:t>,</w:t>
      </w:r>
      <w:r>
        <w:t xml:space="preserve">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rsidR="00862732">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bit period.  It can also be shown that each line code has a theoretical probability of bit error to be:</w:t>
      </w:r>
    </w:p>
    <w:p w14:paraId="586CC73D" w14:textId="77777777" w:rsidR="00F81A07" w:rsidRDefault="00F81A07" w:rsidP="008051DE"/>
    <w:p w14:paraId="4A77E920" w14:textId="1505BE6A" w:rsidR="003E5CEE" w:rsidRPr="00F81A07" w:rsidRDefault="00C000C0" w:rsidP="00F81A07">
      <w:pPr>
        <w:pStyle w:val="Caption"/>
        <w:rPr>
          <w:b w:val="0"/>
          <w:sz w:val="22"/>
          <w:szCs w:val="22"/>
        </w:rPr>
      </w:pPr>
      <m:oMathPara>
        <m:oMathParaPr>
          <m:jc m:val="right"/>
        </m:oMathParaPr>
        <m:oMath>
          <m:sSub>
            <m:sSubPr>
              <m:ctrlPr>
                <w:rPr>
                  <w:rFonts w:ascii="Cambria Math" w:hAnsi="Cambria Math"/>
                  <w:b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b</m:t>
              </m:r>
            </m:sub>
          </m:sSub>
          <m:r>
            <m:rPr>
              <m:sty m:val="bi"/>
            </m:rPr>
            <w:rPr>
              <w:rFonts w:ascii="Cambria Math" w:hAnsi="Cambria Math"/>
              <w:sz w:val="22"/>
              <w:szCs w:val="22"/>
            </w:rPr>
            <m:t>=Q</m:t>
          </m:r>
          <m:d>
            <m:dPr>
              <m:ctrlPr>
                <w:rPr>
                  <w:rFonts w:ascii="Cambria Math" w:hAnsi="Cambria Math"/>
                  <w:b w:val="0"/>
                  <w:i/>
                  <w:sz w:val="22"/>
                  <w:szCs w:val="22"/>
                </w:rPr>
              </m:ctrlPr>
            </m:dPr>
            <m:e>
              <m:rad>
                <m:radPr>
                  <m:degHide m:val="1"/>
                  <m:ctrlPr>
                    <w:rPr>
                      <w:rFonts w:ascii="Cambria Math" w:hAnsi="Cambria Math"/>
                      <w:b w:val="0"/>
                      <w:i/>
                      <w:sz w:val="22"/>
                      <w:szCs w:val="22"/>
                    </w:rPr>
                  </m:ctrlPr>
                </m:radPr>
                <m:deg/>
                <m:e>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E</m:t>
                      </m:r>
                    </m:num>
                    <m:den>
                      <m:sSub>
                        <m:sSubPr>
                          <m:ctrlPr>
                            <w:rPr>
                              <w:rFonts w:ascii="Cambria Math" w:hAnsi="Cambria Math"/>
                              <w:b w:val="0"/>
                              <w:i/>
                              <w:sz w:val="22"/>
                              <w:szCs w:val="22"/>
                            </w:rPr>
                          </m:ctrlPr>
                        </m:sSubPr>
                        <m:e>
                          <m:r>
                            <m:rPr>
                              <m:sty m:val="bi"/>
                            </m:rPr>
                            <w:rPr>
                              <w:rFonts w:ascii="Cambria Math" w:hAnsi="Cambria Math"/>
                              <w:sz w:val="22"/>
                              <w:szCs w:val="22"/>
                            </w:rPr>
                            <m:t>N</m:t>
                          </m:r>
                        </m:e>
                        <m:sub>
                          <m:r>
                            <m:rPr>
                              <m:sty m:val="bi"/>
                            </m:rPr>
                            <w:rPr>
                              <w:rFonts w:ascii="Cambria Math" w:hAnsi="Cambria Math"/>
                              <w:sz w:val="22"/>
                              <w:szCs w:val="22"/>
                            </w:rPr>
                            <m:t>o</m:t>
                          </m:r>
                        </m:sub>
                      </m:sSub>
                    </m:den>
                  </m:f>
                </m:e>
              </m:rad>
            </m:e>
          </m:d>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m:t>
          </m:r>
          <m:r>
            <w:rPr>
              <w:rFonts w:ascii="Cambria Math" w:hAnsi="Cambria Math"/>
              <w:b w:val="0"/>
              <w:i/>
              <w:sz w:val="22"/>
              <w:szCs w:val="22"/>
            </w:rPr>
            <w:fldChar w:fldCharType="end"/>
          </m:r>
          <m:r>
            <m:rPr>
              <m:sty m:val="bi"/>
            </m:rPr>
            <w:rPr>
              <w:rFonts w:ascii="Cambria Math" w:hAnsi="Cambria Math"/>
              <w:sz w:val="22"/>
              <w:szCs w:val="22"/>
            </w:rPr>
            <m:t>)</m:t>
          </m:r>
        </m:oMath>
      </m:oMathPara>
    </w:p>
    <w:p w14:paraId="60244CBE" w14:textId="77777777" w:rsidR="00F81A07" w:rsidRPr="00F81A07" w:rsidRDefault="00F81A07" w:rsidP="00F81A07"/>
    <w:p w14:paraId="2B68D0A2" w14:textId="4E02854F" w:rsidR="008051DE" w:rsidRDefault="008051DE" w:rsidP="008051DE">
      <w:r>
        <w:t xml:space="preserve">Since </w:t>
      </w:r>
      <w:r w:rsidR="00862732">
        <w:t>NRZ and Manchester</w:t>
      </w:r>
      <w:r>
        <w:t xml:space="preserve">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w:t>
      </w:r>
      <w:r w:rsidR="00862732">
        <w:t>Manchester code was chosen as the line code in our modem</w:t>
      </w:r>
      <w:r>
        <w:t>.</w:t>
      </w:r>
    </w:p>
    <w:p w14:paraId="6F18A9DF" w14:textId="1BAEFB55" w:rsidR="008051DE" w:rsidRDefault="008051DE" w:rsidP="008051DE">
      <w:pPr>
        <w:pStyle w:val="Heading3"/>
        <w:numPr>
          <w:ilvl w:val="2"/>
          <w:numId w:val="27"/>
        </w:numPr>
        <w:tabs>
          <w:tab w:val="left" w:pos="720"/>
        </w:tabs>
        <w:ind w:left="0"/>
        <w:textAlignment w:val="auto"/>
      </w:pPr>
      <w:bookmarkStart w:id="18" w:name="_Toc379111476"/>
      <w:r>
        <w:t>Carrier Recovery</w:t>
      </w:r>
      <w:r w:rsidR="004F626F">
        <w:t>:  Squaring Loop and Costas Loop</w:t>
      </w:r>
      <w:bookmarkEnd w:id="18"/>
    </w:p>
    <w:p w14:paraId="2039B3BE" w14:textId="51C1091B" w:rsidR="008051DE" w:rsidRDefault="008051DE" w:rsidP="008051DE">
      <w:pPr>
        <w:spacing w:before="120"/>
      </w:pPr>
      <w:r>
        <w:t xml:space="preserve">The </w:t>
      </w:r>
      <w:r w:rsidR="00862732">
        <w:t xml:space="preserve">modem </w:t>
      </w:r>
      <w:r>
        <w:t>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13D0D100" w14:textId="082113BF" w:rsidR="003E5CEE" w:rsidRDefault="008051DE" w:rsidP="003E5CEE">
      <w:pPr>
        <w:spacing w:before="120"/>
      </w:pPr>
      <w:r>
        <w:t xml:space="preserve">The successful extraction of information from a received signal in a coherent demodulator requires both carrier and timing synchronization.  Figure 2 illustrates the architecture of </w:t>
      </w:r>
      <w:r w:rsidR="003E5CEE">
        <w:t>a typical coherent demodulator.</w:t>
      </w:r>
    </w:p>
    <w:p w14:paraId="77FF3AD5" w14:textId="77777777" w:rsidR="003E5CEE" w:rsidRDefault="003E5CEE" w:rsidP="003E5CEE">
      <w:pPr>
        <w:spacing w:before="120"/>
      </w:pP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641E419F" w14:textId="77C86978" w:rsidR="002A0300" w:rsidRDefault="008051DE" w:rsidP="002A0300">
      <w:pPr>
        <w:pStyle w:val="Caption"/>
        <w:ind w:left="1170" w:right="1170"/>
        <w:rPr>
          <w:b w:val="0"/>
          <w:sz w:val="18"/>
        </w:rPr>
      </w:pPr>
      <w:r>
        <w:rPr>
          <w:b w:val="0"/>
        </w:rPr>
        <w:t xml:space="preserve">Figure </w:t>
      </w:r>
      <w:r>
        <w:fldChar w:fldCharType="begin"/>
      </w:r>
      <w:r>
        <w:rPr>
          <w:b w:val="0"/>
        </w:rPr>
        <w:instrText xml:space="preserve"> SEQ Figure \* ARABIC </w:instrText>
      </w:r>
      <w:r>
        <w:fldChar w:fldCharType="separate"/>
      </w:r>
      <w:r w:rsidR="00ED3AF3">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043C2E82" w14:textId="77777777" w:rsidR="003E5CEE" w:rsidRDefault="003E5CEE" w:rsidP="003E5CEE"/>
    <w:p w14:paraId="4CEEA113" w14:textId="77777777" w:rsidR="003E5CEE" w:rsidRPr="003E5CEE" w:rsidRDefault="003E5CEE" w:rsidP="003E5CEE"/>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1FD4BCA7" w14:textId="77777777" w:rsidR="003E5CEE" w:rsidRDefault="003E5CEE" w:rsidP="00D30627">
      <w:pPr>
        <w:spacing w:before="120" w:after="0"/>
        <w:rPr>
          <w:b/>
        </w:rPr>
      </w:pPr>
    </w:p>
    <w:p w14:paraId="3301A2D8" w14:textId="77777777" w:rsidR="008051DE" w:rsidRDefault="008051DE" w:rsidP="00D30627">
      <w:pPr>
        <w:spacing w:before="120" w:after="0"/>
        <w:rPr>
          <w:b/>
        </w:rPr>
      </w:pPr>
      <w:r>
        <w:rPr>
          <w:b/>
        </w:rPr>
        <w:t xml:space="preserve">Carrier Recovery using Squaring Loop </w:t>
      </w:r>
    </w:p>
    <w:p w14:paraId="60D115D4" w14:textId="353B886E" w:rsidR="008051DE" w:rsidRDefault="008051DE" w:rsidP="00D30627">
      <w:pPr>
        <w:spacing w:after="0"/>
      </w:pPr>
      <w:r>
        <w:t>The squaring loop is a popular choice for coherent demodulation of BPSK waveforms</w:t>
      </w:r>
      <w:r w:rsidR="008E6CB8">
        <w:t xml:space="preserve"> because</w:t>
      </w:r>
      <w:r>
        <w:t xml:space="preserve"> </w:t>
      </w:r>
      <w:r w:rsidR="00D30627">
        <w:t xml:space="preserve">it is </w:t>
      </w:r>
      <w:r>
        <w:t xml:space="preserve">mathematically easy to analyze and its hardware implementation is not as complex as the Costas loop.  </w:t>
      </w:r>
      <w:r w:rsidR="00526218">
        <w:t>The squaring loop takes advantage of the fact that when the BPSK signal is squared</w:t>
      </w:r>
      <w:r w:rsidR="008E6CB8">
        <w:t>, the</w:t>
      </w:r>
      <w:r>
        <w:t xml:space="preserve"> phase offsets</w:t>
      </w:r>
      <w:r w:rsidR="008E6CB8">
        <w:t xml:space="preserve"> are removed leaving only a spectral component at twice the carrier frequency</w:t>
      </w:r>
      <w:r w:rsidR="00526218">
        <w:t>.</w:t>
      </w:r>
      <w:r w:rsidR="008E6CB8">
        <w:t xml:space="preserve">  A bandpass filter isolates the spectral component while</w:t>
      </w:r>
      <w:r w:rsidR="00D30627">
        <w:t xml:space="preserve"> also serving to remove any extraneous noise products resulting from the squaring</w:t>
      </w:r>
      <w:r>
        <w:t xml:space="preserve">.  </w:t>
      </w:r>
      <w:r w:rsidR="00D30627">
        <w:t>Following</w:t>
      </w:r>
      <w:r>
        <w:t xml:space="preserve">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w:t>
      </w:r>
      <w:r w:rsidR="00D30627">
        <w:t>correlator</w:t>
      </w:r>
      <w:r>
        <w:t xml:space="preserve"> where it is mixed with the received</w:t>
      </w:r>
      <w:r w:rsidR="00D30627">
        <w:t xml:space="preserve"> BPSK</w:t>
      </w:r>
      <w:r>
        <w:t xml:space="preserve"> waveform and the timing can be recovered </w:t>
      </w:r>
      <w:r>
        <w:rPr>
          <w:szCs w:val="22"/>
        </w:rPr>
        <w:t>(Nguyen &amp; Shwedyk, 2009)</w:t>
      </w:r>
      <w:r>
        <w:t>.  The operation of the squaring</w:t>
      </w:r>
      <w:r w:rsidR="00D30627">
        <w:t xml:space="preserve"> loop</w:t>
      </w:r>
      <w:r>
        <w:t xml:space="preserve"> is shown in Figure 3.</w:t>
      </w:r>
    </w:p>
    <w:p w14:paraId="4456032F" w14:textId="77777777" w:rsidR="002A0300" w:rsidRDefault="002A0300" w:rsidP="00D30627">
      <w:pPr>
        <w:spacing w:after="0"/>
      </w:pPr>
    </w:p>
    <w:p w14:paraId="503F4C4B" w14:textId="77777777" w:rsidR="008051DE" w:rsidRDefault="008051DE" w:rsidP="008051DE">
      <w:pPr>
        <w:jc w:val="center"/>
      </w:pPr>
      <w:r>
        <w:rPr>
          <w:noProof/>
        </w:rPr>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453DB91E" w14:textId="2DA8D35B" w:rsidR="00D30627" w:rsidRPr="00D30627" w:rsidRDefault="008051DE" w:rsidP="00D30627">
      <w:pPr>
        <w:pStyle w:val="Caption"/>
        <w:ind w:left="1440" w:right="1440"/>
        <w:rPr>
          <w:b w:val="0"/>
          <w:sz w:val="18"/>
          <w:szCs w:val="18"/>
        </w:rPr>
      </w:pPr>
      <w:r w:rsidRPr="00D30627">
        <w:rPr>
          <w:b w:val="0"/>
          <w:sz w:val="18"/>
          <w:szCs w:val="18"/>
        </w:rPr>
        <w:t xml:space="preserve">Figure </w:t>
      </w:r>
      <w:r w:rsidRPr="00D30627">
        <w:rPr>
          <w:sz w:val="18"/>
          <w:szCs w:val="18"/>
        </w:rPr>
        <w:fldChar w:fldCharType="begin"/>
      </w:r>
      <w:r w:rsidRPr="00D30627">
        <w:rPr>
          <w:b w:val="0"/>
          <w:sz w:val="18"/>
          <w:szCs w:val="18"/>
        </w:rPr>
        <w:instrText xml:space="preserve"> SEQ Figure \* ARABIC </w:instrText>
      </w:r>
      <w:r w:rsidRPr="00D30627">
        <w:rPr>
          <w:sz w:val="18"/>
          <w:szCs w:val="18"/>
        </w:rPr>
        <w:fldChar w:fldCharType="separate"/>
      </w:r>
      <w:r w:rsidR="00ED3AF3">
        <w:rPr>
          <w:b w:val="0"/>
          <w:noProof/>
          <w:sz w:val="18"/>
          <w:szCs w:val="18"/>
        </w:rPr>
        <w:t>3</w:t>
      </w:r>
      <w:r w:rsidRPr="00D30627">
        <w:rPr>
          <w:sz w:val="18"/>
          <w:szCs w:val="18"/>
        </w:rPr>
        <w:fldChar w:fldCharType="end"/>
      </w:r>
      <w:r w:rsidRPr="00D30627">
        <w:rPr>
          <w:b w:val="0"/>
          <w:sz w:val="18"/>
          <w:szCs w:val="18"/>
        </w:rPr>
        <w:t>.  Squaring loop used for carrier recovery in the coherent demodulator.  The Phase-Lock Loop utilizes feedback to track and lock onto in the received waveforms suppressed carrier</w:t>
      </w:r>
    </w:p>
    <w:p w14:paraId="3F562337" w14:textId="77777777" w:rsidR="003E5CEE" w:rsidRDefault="003E5CEE" w:rsidP="00D30627">
      <w:pPr>
        <w:spacing w:after="0"/>
        <w:jc w:val="left"/>
        <w:rPr>
          <w:b/>
        </w:rPr>
      </w:pPr>
    </w:p>
    <w:p w14:paraId="6691D8EF" w14:textId="77777777" w:rsidR="003E5CEE" w:rsidRDefault="003E5CEE" w:rsidP="00D30627">
      <w:pPr>
        <w:spacing w:after="0"/>
        <w:jc w:val="left"/>
        <w:rPr>
          <w:b/>
        </w:rPr>
      </w:pPr>
    </w:p>
    <w:p w14:paraId="76B008AC" w14:textId="77777777" w:rsidR="008051DE" w:rsidRDefault="008051DE" w:rsidP="00D30627">
      <w:pPr>
        <w:spacing w:after="0"/>
        <w:jc w:val="left"/>
        <w:rPr>
          <w:b/>
          <w:sz w:val="18"/>
        </w:rPr>
      </w:pPr>
      <w:r>
        <w:rPr>
          <w:b/>
        </w:rPr>
        <w:t xml:space="preserve">Carrier Recovery using Costas Loop </w:t>
      </w:r>
    </w:p>
    <w:p w14:paraId="5A499489" w14:textId="00BA9917" w:rsidR="008051DE" w:rsidRDefault="008051DE" w:rsidP="00D72E8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w:t>
      </w:r>
      <w:r w:rsidR="00D72E8E">
        <w:t xml:space="preserve">The received BPSK signal takes two paths in the Costas loop, the in-phase loop (top of Figure 4) and the quadrature loop (bottom of Figure 4).  </w:t>
      </w:r>
      <w:r w:rsidR="00A338A4">
        <w:t>Unlike the PLL in the squaring loop, the Costas PLL uses an orthogonal carrier in the quadrature loop which allows direct demodulation of the BPSK signal without a need for squaring.  The demodulated symbols are extracted from the in-phase arm once the loop is locked.  This is illustrated in Figure 4.</w:t>
      </w:r>
      <w:r>
        <w:t xml:space="preserve"> </w:t>
      </w:r>
    </w:p>
    <w:p w14:paraId="5E831255" w14:textId="77777777" w:rsidR="002A0300" w:rsidRDefault="002A0300" w:rsidP="00D30627">
      <w:pPr>
        <w:spacing w:after="0"/>
      </w:pPr>
    </w:p>
    <w:p w14:paraId="53D434E5" w14:textId="3965A8AD" w:rsidR="008051DE" w:rsidRDefault="00D06EB3" w:rsidP="008051DE">
      <w:pPr>
        <w:jc w:val="center"/>
      </w:pPr>
      <w:r>
        <w:rPr>
          <w:noProof/>
        </w:rPr>
        <w:lastRenderedPageBreak/>
        <w:drawing>
          <wp:inline distT="0" distB="0" distL="0" distR="0" wp14:anchorId="0C04CE3E" wp14:editId="2F68C863">
            <wp:extent cx="4533900" cy="181937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s_Loop_Operation.jpg.png"/>
                    <pic:cNvPicPr/>
                  </pic:nvPicPr>
                  <pic:blipFill>
                    <a:blip r:embed="rId12">
                      <a:extLst>
                        <a:ext uri="{28A0092B-C50C-407E-A947-70E740481C1C}">
                          <a14:useLocalDpi xmlns:a14="http://schemas.microsoft.com/office/drawing/2010/main" val="0"/>
                        </a:ext>
                      </a:extLst>
                    </a:blip>
                    <a:stretch>
                      <a:fillRect/>
                    </a:stretch>
                  </pic:blipFill>
                  <pic:spPr>
                    <a:xfrm>
                      <a:off x="0" y="0"/>
                      <a:ext cx="4550610" cy="1826078"/>
                    </a:xfrm>
                    <a:prstGeom prst="rect">
                      <a:avLst/>
                    </a:prstGeom>
                  </pic:spPr>
                </pic:pic>
              </a:graphicData>
            </a:graphic>
          </wp:inline>
        </w:drawing>
      </w:r>
    </w:p>
    <w:p w14:paraId="0EFE08F7" w14:textId="77777777" w:rsidR="008051DE" w:rsidRPr="00D30627" w:rsidRDefault="008051DE" w:rsidP="00D30627">
      <w:pPr>
        <w:pStyle w:val="Caption"/>
        <w:jc w:val="center"/>
        <w:rPr>
          <w:b w:val="0"/>
          <w:sz w:val="18"/>
          <w:szCs w:val="18"/>
        </w:rPr>
      </w:pPr>
      <w:r w:rsidRPr="00D30627">
        <w:rPr>
          <w:b w:val="0"/>
          <w:sz w:val="18"/>
          <w:szCs w:val="18"/>
        </w:rPr>
        <w:t xml:space="preserve">Figure </w:t>
      </w:r>
      <w:r w:rsidRPr="00D30627">
        <w:rPr>
          <w:sz w:val="18"/>
          <w:szCs w:val="18"/>
        </w:rPr>
        <w:fldChar w:fldCharType="begin"/>
      </w:r>
      <w:r w:rsidRPr="00D30627">
        <w:rPr>
          <w:b w:val="0"/>
          <w:sz w:val="18"/>
          <w:szCs w:val="18"/>
        </w:rPr>
        <w:instrText xml:space="preserve"> SEQ Figure \* ARABIC </w:instrText>
      </w:r>
      <w:r w:rsidRPr="00D30627">
        <w:rPr>
          <w:sz w:val="18"/>
          <w:szCs w:val="18"/>
        </w:rPr>
        <w:fldChar w:fldCharType="separate"/>
      </w:r>
      <w:r w:rsidR="00ED3AF3">
        <w:rPr>
          <w:b w:val="0"/>
          <w:noProof/>
          <w:sz w:val="18"/>
          <w:szCs w:val="18"/>
        </w:rPr>
        <w:t>4</w:t>
      </w:r>
      <w:r w:rsidRPr="00D30627">
        <w:rPr>
          <w:sz w:val="18"/>
          <w:szCs w:val="18"/>
        </w:rPr>
        <w:fldChar w:fldCharType="end"/>
      </w:r>
      <w:r w:rsidRPr="00D30627">
        <w:rPr>
          <w:b w:val="0"/>
          <w:sz w:val="18"/>
          <w:szCs w:val="18"/>
        </w:rPr>
        <w:t>.  Costas loop used for suppressed carrier reconstruction as well as synchronous data detection.</w:t>
      </w:r>
    </w:p>
    <w:p w14:paraId="54B17297" w14:textId="77777777" w:rsidR="003350E0" w:rsidRDefault="003350E0" w:rsidP="008051DE"/>
    <w:p w14:paraId="2717C103" w14:textId="3BE39B1C" w:rsidR="008051DE" w:rsidRDefault="008051DE" w:rsidP="008051DE">
      <w:r>
        <w:t xml:space="preserve">Following </w:t>
      </w:r>
      <w:r w:rsidR="00A338A4">
        <w:t xml:space="preserve">a thorough </w:t>
      </w:r>
      <w:r>
        <w:t xml:space="preserve">analytical and experimental analysis of both the Costas loop and squaring loop in Simulink, it was decided that the </w:t>
      </w:r>
      <w:r w:rsidR="00A338A4">
        <w:t>Costas</w:t>
      </w:r>
      <w:r>
        <w:t xml:space="preserve"> loop </w:t>
      </w:r>
      <w:r w:rsidR="00381394">
        <w:t xml:space="preserve">would be implemented </w:t>
      </w:r>
      <w:r>
        <w:t xml:space="preserve">for </w:t>
      </w:r>
      <w:r w:rsidR="00381394">
        <w:t>carrier recovery.  The squaring loop demonstrated poor BER results as compared to the Costas Loop and the PLL proved unreliable to frequency steps</w:t>
      </w:r>
      <w:r w:rsidR="00DD413F">
        <w:t xml:space="preserve"> and random 180 degree shifts</w:t>
      </w:r>
      <w:r w:rsidR="00381394">
        <w:t xml:space="preserve">.  </w:t>
      </w:r>
      <w:r w:rsidR="00DD413F">
        <w:t>Alternatively, the Costas Loop demonstrated superior BER results and more reliable and robust carrier tracking to both phase and frequency steps</w:t>
      </w:r>
      <w:r w:rsidR="004F626F">
        <w:t xml:space="preserve"> (see appendix A)</w:t>
      </w:r>
      <w:r w:rsidR="00DD413F">
        <w:t xml:space="preserve">.  </w:t>
      </w:r>
      <w:r w:rsidR="004F626F">
        <w:t xml:space="preserve">One of the downsides of the Costas loop is implementation of the arm filters.  If these filters are not perfectly matched, then the loop’s performance is degraded.  However, high speed digital circuits like FPGA’s allow the design and implementation of identical filters thus alleviating the problem.  </w:t>
      </w:r>
    </w:p>
    <w:p w14:paraId="1D18AE14" w14:textId="04E1BE6F" w:rsidR="008051DE" w:rsidRDefault="004F626F" w:rsidP="008051DE">
      <w:pPr>
        <w:pStyle w:val="Heading3"/>
        <w:numPr>
          <w:ilvl w:val="2"/>
          <w:numId w:val="27"/>
        </w:numPr>
        <w:tabs>
          <w:tab w:val="left" w:pos="720"/>
        </w:tabs>
        <w:ind w:left="0"/>
        <w:textAlignment w:val="auto"/>
        <w:rPr>
          <w:rFonts w:eastAsiaTheme="minorHAnsi"/>
        </w:rPr>
      </w:pPr>
      <w:bookmarkStart w:id="19" w:name="_Toc379111477"/>
      <w:r>
        <w:rPr>
          <w:rFonts w:eastAsiaTheme="minorHAnsi"/>
        </w:rPr>
        <w:t>Clock and Data</w:t>
      </w:r>
      <w:r w:rsidR="008051DE">
        <w:rPr>
          <w:rFonts w:eastAsiaTheme="minorHAnsi"/>
        </w:rPr>
        <w:t xml:space="preserve"> Recovery</w:t>
      </w:r>
      <w:r>
        <w:rPr>
          <w:rFonts w:eastAsiaTheme="minorHAnsi"/>
        </w:rPr>
        <w:t>:  Open Loop and Closed Loop Circuits</w:t>
      </w:r>
      <w:bookmarkEnd w:id="19"/>
    </w:p>
    <w:p w14:paraId="56DB0417" w14:textId="1B07003C" w:rsidR="008051DE" w:rsidRDefault="008051DE" w:rsidP="008051DE">
      <w:pPr>
        <w:rPr>
          <w:rFonts w:eastAsiaTheme="minorHAnsi"/>
        </w:rPr>
      </w:pPr>
      <w:bookmarkStart w:id="20" w:name="_Proposed_Solution_Concept"/>
      <w:bookmarkStart w:id="21" w:name="_Toc307865989"/>
      <w:bookmarkEnd w:id="20"/>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w:t>
      </w:r>
      <w:r w:rsidR="004F626F">
        <w:rPr>
          <w:rFonts w:eastAsiaTheme="minorHAnsi"/>
        </w:rPr>
        <w:t xml:space="preserve"> </w:t>
      </w:r>
      <w:r>
        <w:rPr>
          <w:rFonts w:eastAsiaTheme="minorHAnsi"/>
        </w:rPr>
        <w:t>(top) and the second is a closed loop architecture shown in 10(bottom).  The closed loop circuit</w:t>
      </w:r>
      <w:r w:rsidR="004F626F">
        <w:rPr>
          <w:rFonts w:eastAsiaTheme="minorHAnsi"/>
        </w:rPr>
        <w:t xml:space="preserve"> under consideration is also known as</w:t>
      </w:r>
      <w:r>
        <w:rPr>
          <w:rFonts w:eastAsiaTheme="minorHAnsi"/>
        </w:rPr>
        <w:t xml:space="preserve"> the Early-Late Gate.</w:t>
      </w:r>
    </w:p>
    <w:p w14:paraId="2B38C37E" w14:textId="752F7AF4"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w:t>
      </w:r>
      <w:r w:rsidR="0064216E">
        <w:rPr>
          <w:rFonts w:eastAsiaTheme="minorEastAsia"/>
        </w:rPr>
        <w:t xml:space="preserve">  Then a simple band pass filter can be designed to isolate the desired spectral component.  Although simple to implement, the problem with the open loop method is that there is an average non-zero tracking error that reduces system performance </w:t>
      </w:r>
      <w:r w:rsidR="0064216E">
        <w:rPr>
          <w:szCs w:val="22"/>
        </w:rPr>
        <w:t>(Nguyen &amp; Shwedyk, 2009)</w:t>
      </w:r>
      <w:r w:rsidR="0064216E">
        <w:rPr>
          <w:rFonts w:eastAsiaTheme="minorEastAsia"/>
        </w:rPr>
        <w:t xml:space="preserve">.  </w:t>
      </w:r>
    </w:p>
    <w:p w14:paraId="3C20CE2E" w14:textId="77777777" w:rsidR="0064216E" w:rsidRDefault="0064216E" w:rsidP="008051DE">
      <w:pPr>
        <w:jc w:val="center"/>
        <w:rPr>
          <w:rFonts w:eastAsiaTheme="minorEastAsia"/>
        </w:rPr>
      </w:pPr>
      <w:r w:rsidRPr="00C32C81">
        <w:rPr>
          <w:rFonts w:eastAsiaTheme="minorEastAsia"/>
          <w:noProof/>
        </w:rPr>
        <w:drawing>
          <wp:inline distT="0" distB="0" distL="0" distR="0" wp14:anchorId="1F47F199" wp14:editId="29083D34">
            <wp:extent cx="3837181" cy="1266825"/>
            <wp:effectExtent l="0" t="0" r="0" b="0"/>
            <wp:docPr id="4" name="Picture 4"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514" b="75912"/>
                    <a:stretch/>
                  </pic:blipFill>
                  <pic:spPr bwMode="auto">
                    <a:xfrm>
                      <a:off x="0" y="0"/>
                      <a:ext cx="3851383" cy="1271514"/>
                    </a:xfrm>
                    <a:prstGeom prst="rect">
                      <a:avLst/>
                    </a:prstGeom>
                    <a:noFill/>
                    <a:ln>
                      <a:noFill/>
                    </a:ln>
                    <a:extLst>
                      <a:ext uri="{53640926-AAD7-44D8-BBD7-CCE9431645EC}">
                        <a14:shadowObscured xmlns:a14="http://schemas.microsoft.com/office/drawing/2010/main"/>
                      </a:ext>
                    </a:extLst>
                  </pic:spPr>
                </pic:pic>
              </a:graphicData>
            </a:graphic>
          </wp:inline>
        </w:drawing>
      </w:r>
    </w:p>
    <w:p w14:paraId="7FE6E8D0" w14:textId="68C68CFE" w:rsidR="0064216E" w:rsidRDefault="0064216E" w:rsidP="0064216E">
      <w:pPr>
        <w:pStyle w:val="Caption"/>
        <w:jc w:val="center"/>
        <w:rPr>
          <w:rFonts w:eastAsiaTheme="minorEastAsia"/>
        </w:rPr>
      </w:pPr>
      <w:r w:rsidRPr="00D30627">
        <w:rPr>
          <w:b w:val="0"/>
          <w:sz w:val="18"/>
          <w:szCs w:val="18"/>
        </w:rPr>
        <w:lastRenderedPageBreak/>
        <w:t xml:space="preserve">Figure </w:t>
      </w:r>
      <w:r w:rsidRPr="00D30627">
        <w:rPr>
          <w:sz w:val="18"/>
          <w:szCs w:val="18"/>
        </w:rPr>
        <w:fldChar w:fldCharType="begin"/>
      </w:r>
      <w:r w:rsidRPr="00D30627">
        <w:rPr>
          <w:b w:val="0"/>
          <w:sz w:val="18"/>
          <w:szCs w:val="18"/>
        </w:rPr>
        <w:instrText xml:space="preserve"> SEQ Figure \* ARABIC </w:instrText>
      </w:r>
      <w:r w:rsidRPr="00D30627">
        <w:rPr>
          <w:sz w:val="18"/>
          <w:szCs w:val="18"/>
        </w:rPr>
        <w:fldChar w:fldCharType="separate"/>
      </w:r>
      <w:r w:rsidR="00ED3AF3">
        <w:rPr>
          <w:b w:val="0"/>
          <w:noProof/>
          <w:sz w:val="18"/>
          <w:szCs w:val="18"/>
        </w:rPr>
        <w:t>5</w:t>
      </w:r>
      <w:r w:rsidRPr="00D30627">
        <w:rPr>
          <w:sz w:val="18"/>
          <w:szCs w:val="18"/>
        </w:rPr>
        <w:fldChar w:fldCharType="end"/>
      </w:r>
      <w:r w:rsidRPr="00D30627">
        <w:rPr>
          <w:b w:val="0"/>
          <w:sz w:val="18"/>
          <w:szCs w:val="18"/>
        </w:rPr>
        <w:t xml:space="preserve">. </w:t>
      </w:r>
      <w:r>
        <w:rPr>
          <w:b w:val="0"/>
          <w:sz w:val="18"/>
          <w:szCs w:val="18"/>
        </w:rPr>
        <w:t>Open loop clock recovery circuit that produces a spectral component at 1/</w:t>
      </w:r>
      <m:oMath>
        <m:sSub>
          <m:sSubPr>
            <m:ctrlPr>
              <w:rPr>
                <w:rFonts w:ascii="Cambria Math" w:hAnsi="Cambria Math"/>
                <w:b w:val="0"/>
                <w:i/>
                <w:sz w:val="18"/>
                <w:szCs w:val="18"/>
              </w:rPr>
            </m:ctrlPr>
          </m:sSubPr>
          <m:e>
            <m:r>
              <m:rPr>
                <m:sty m:val="bi"/>
              </m:rPr>
              <w:rPr>
                <w:rFonts w:ascii="Cambria Math" w:hAnsi="Cambria Math"/>
                <w:sz w:val="18"/>
                <w:szCs w:val="18"/>
              </w:rPr>
              <m:t>T</m:t>
            </m:r>
          </m:e>
          <m:sub>
            <m:r>
              <m:rPr>
                <m:sty m:val="bi"/>
              </m:rPr>
              <w:rPr>
                <w:rFonts w:ascii="Cambria Math" w:hAnsi="Cambria Math"/>
                <w:sz w:val="18"/>
                <w:szCs w:val="18"/>
              </w:rPr>
              <m:t>b</m:t>
            </m:r>
          </m:sub>
        </m:sSub>
      </m:oMath>
      <w:r>
        <w:rPr>
          <w:b w:val="0"/>
          <w:sz w:val="18"/>
          <w:szCs w:val="18"/>
        </w:rPr>
        <w:t xml:space="preserve"> </w:t>
      </w:r>
      <w:r w:rsidRPr="00D30627">
        <w:rPr>
          <w:b w:val="0"/>
          <w:sz w:val="18"/>
          <w:szCs w:val="18"/>
        </w:rPr>
        <w:t>.</w:t>
      </w:r>
      <w:r>
        <w:rPr>
          <w:rFonts w:eastAsiaTheme="minorEastAsia"/>
        </w:rPr>
        <w:t xml:space="preserve"> </w:t>
      </w:r>
    </w:p>
    <w:p w14:paraId="3BB08A25" w14:textId="23122998" w:rsidR="008051DE" w:rsidRDefault="008051DE" w:rsidP="008051DE">
      <w:pPr>
        <w:jc w:val="center"/>
        <w:rPr>
          <w:rFonts w:eastAsiaTheme="minorEastAsia"/>
        </w:rPr>
      </w:pPr>
    </w:p>
    <w:p w14:paraId="56C3D57F" w14:textId="4624A179" w:rsidR="008051DE" w:rsidRDefault="0064216E" w:rsidP="008051DE">
      <w:pPr>
        <w:rPr>
          <w:rFonts w:eastAsiaTheme="minorEastAsia"/>
        </w:rPr>
      </w:pPr>
      <w:r>
        <w:rPr>
          <w:rFonts w:eastAsiaTheme="minorEastAsia"/>
        </w:rPr>
        <w:t xml:space="preserve">The non-zero tracking error </w:t>
      </w:r>
      <w:r w:rsidR="0030499E">
        <w:rPr>
          <w:rFonts w:eastAsiaTheme="minorEastAsia"/>
        </w:rPr>
        <w:t>can</w:t>
      </w:r>
      <w:r>
        <w:rPr>
          <w:rFonts w:eastAsiaTheme="minorEastAsia"/>
        </w:rPr>
        <w:t xml:space="preserve"> be eliminated by using a closed loop timing circuit instead.  The Early-Late gate is one </w:t>
      </w:r>
      <w:r w:rsidR="00A4596E">
        <w:rPr>
          <w:rFonts w:eastAsiaTheme="minorEastAsia"/>
        </w:rPr>
        <w:t>closed loop</w:t>
      </w:r>
      <w:r>
        <w:rPr>
          <w:rFonts w:eastAsiaTheme="minorEastAsia"/>
        </w:rPr>
        <w:t xml:space="preserve"> circuit</w:t>
      </w:r>
      <w:r w:rsidR="00A4596E">
        <w:rPr>
          <w:rFonts w:eastAsiaTheme="minorEastAsia"/>
        </w:rPr>
        <w:t xml:space="preserve"> that requires three samples during each bit period</w:t>
      </w:r>
      <w:r>
        <w:rPr>
          <w:rFonts w:eastAsiaTheme="minorEastAsia"/>
        </w:rPr>
        <w:t xml:space="preserve">.  </w:t>
      </w:r>
      <w:r w:rsidR="00A4596E">
        <w:rPr>
          <w:rFonts w:eastAsiaTheme="minorEastAsia"/>
        </w:rPr>
        <w:t xml:space="preserve">If </w:t>
      </w:r>
      <w:r w:rsidR="00A4596E">
        <w:rPr>
          <w:rFonts w:eastAsiaTheme="minorEastAsia"/>
          <w:i/>
        </w:rPr>
        <w:t xml:space="preserve">m(t) </w:t>
      </w:r>
      <w:r w:rsidR="00A4596E">
        <w:rPr>
          <w:rFonts w:eastAsiaTheme="minorEastAsia"/>
        </w:rPr>
        <w:t xml:space="preserve">is the received baseband signal from the correlator, then the early gate integrates and samples </w:t>
      </w:r>
      <w:r w:rsidR="00A4596E">
        <w:rPr>
          <w:rFonts w:eastAsiaTheme="minorEastAsia"/>
          <w:i/>
        </w:rPr>
        <w:t xml:space="preserve">m(t) </w:t>
      </w:r>
      <w:r w:rsidR="00A4596E">
        <w:rPr>
          <w:rFonts w:eastAsiaTheme="minorEastAsia"/>
        </w:rPr>
        <w:t xml:space="preserve">early while the late gate integrates and samples the </w:t>
      </w:r>
      <w:r w:rsidR="00A4596E">
        <w:rPr>
          <w:rFonts w:eastAsiaTheme="minorEastAsia"/>
          <w:i/>
        </w:rPr>
        <w:t xml:space="preserve">m(t) </w:t>
      </w:r>
      <w:r w:rsidR="00A4596E">
        <w:rPr>
          <w:rFonts w:eastAsiaTheme="minorEastAsia"/>
        </w:rPr>
        <w:t xml:space="preserve">late.  The absolute value of the early and late samples are then compared to </w:t>
      </w:r>
      <w:r w:rsidR="008051DE">
        <w:rPr>
          <w:rFonts w:eastAsiaTheme="minorEastAsia"/>
        </w:rPr>
        <w:t xml:space="preserve">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w:t>
      </w:r>
      <w:r w:rsidR="00A4596E">
        <w:rPr>
          <w:rFonts w:eastAsiaTheme="minorEastAsia"/>
        </w:rPr>
        <w:t xml:space="preserve">more </w:t>
      </w:r>
      <w:r w:rsidR="008051DE">
        <w:rPr>
          <w:rFonts w:eastAsiaTheme="minorEastAsia"/>
        </w:rPr>
        <w:t xml:space="preserve">detailed analysis of its operation is discussed in the </w:t>
      </w:r>
      <w:r w:rsidR="003E5CEE">
        <w:rPr>
          <w:rFonts w:eastAsiaTheme="minorEastAsia"/>
        </w:rPr>
        <w:t>Section 3, Approach.</w:t>
      </w:r>
      <w:r w:rsidR="008051DE">
        <w:rPr>
          <w:rFonts w:eastAsiaTheme="minorEastAsia"/>
        </w:rPr>
        <w:t xml:space="preserve"> </w:t>
      </w:r>
    </w:p>
    <w:p w14:paraId="2CEB42BD" w14:textId="3A2BDBA8" w:rsidR="00A4596E" w:rsidRDefault="00A4596E" w:rsidP="00A4596E">
      <w:pPr>
        <w:jc w:val="center"/>
        <w:rPr>
          <w:rFonts w:eastAsiaTheme="minorEastAsia"/>
        </w:rPr>
      </w:pPr>
      <w:r w:rsidRPr="00C32C81">
        <w:rPr>
          <w:rFonts w:eastAsiaTheme="minorEastAsia"/>
          <w:noProof/>
        </w:rPr>
        <w:drawing>
          <wp:inline distT="0" distB="0" distL="0" distR="0" wp14:anchorId="3F96A229" wp14:editId="10D7C87A">
            <wp:extent cx="3686175" cy="1885950"/>
            <wp:effectExtent l="0" t="0" r="9525" b="0"/>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957" b="13867"/>
                    <a:stretch/>
                  </pic:blipFill>
                  <pic:spPr bwMode="auto">
                    <a:xfrm>
                      <a:off x="0" y="0"/>
                      <a:ext cx="3686175" cy="1885950"/>
                    </a:xfrm>
                    <a:prstGeom prst="rect">
                      <a:avLst/>
                    </a:prstGeom>
                    <a:noFill/>
                    <a:ln>
                      <a:noFill/>
                    </a:ln>
                    <a:extLst>
                      <a:ext uri="{53640926-AAD7-44D8-BBD7-CCE9431645EC}">
                        <a14:shadowObscured xmlns:a14="http://schemas.microsoft.com/office/drawing/2010/main"/>
                      </a:ext>
                    </a:extLst>
                  </pic:spPr>
                </pic:pic>
              </a:graphicData>
            </a:graphic>
          </wp:inline>
        </w:drawing>
      </w:r>
    </w:p>
    <w:p w14:paraId="0DCA384D" w14:textId="77777777" w:rsidR="00A4596E" w:rsidRPr="00A4596E" w:rsidRDefault="00A4596E" w:rsidP="00A4596E">
      <w:pPr>
        <w:pStyle w:val="Caption"/>
        <w:jc w:val="center"/>
        <w:rPr>
          <w:b w:val="0"/>
          <w:sz w:val="18"/>
          <w:szCs w:val="18"/>
        </w:rPr>
      </w:pPr>
      <w:r w:rsidRPr="00A4596E">
        <w:rPr>
          <w:b w:val="0"/>
          <w:sz w:val="18"/>
          <w:szCs w:val="18"/>
        </w:rPr>
        <w:t xml:space="preserve">Figure </w:t>
      </w:r>
      <w:r w:rsidRPr="00A4596E">
        <w:rPr>
          <w:sz w:val="18"/>
          <w:szCs w:val="18"/>
        </w:rPr>
        <w:fldChar w:fldCharType="begin"/>
      </w:r>
      <w:r w:rsidRPr="00A4596E">
        <w:rPr>
          <w:b w:val="0"/>
          <w:sz w:val="18"/>
          <w:szCs w:val="18"/>
        </w:rPr>
        <w:instrText xml:space="preserve"> SEQ Figure \* ARABIC </w:instrText>
      </w:r>
      <w:r w:rsidRPr="00A4596E">
        <w:rPr>
          <w:sz w:val="18"/>
          <w:szCs w:val="18"/>
        </w:rPr>
        <w:fldChar w:fldCharType="separate"/>
      </w:r>
      <w:r w:rsidR="00ED3AF3">
        <w:rPr>
          <w:b w:val="0"/>
          <w:noProof/>
          <w:sz w:val="18"/>
          <w:szCs w:val="18"/>
        </w:rPr>
        <w:t>6</w:t>
      </w:r>
      <w:r w:rsidRPr="00A4596E">
        <w:rPr>
          <w:sz w:val="18"/>
          <w:szCs w:val="18"/>
        </w:rPr>
        <w:fldChar w:fldCharType="end"/>
      </w:r>
      <w:r w:rsidRPr="00A4596E">
        <w:rPr>
          <w:b w:val="0"/>
          <w:sz w:val="18"/>
          <w:szCs w:val="18"/>
        </w:rPr>
        <w:t>. Architecture for the open- loop timing recovery (top) and the closed- loop (bottom)</w:t>
      </w:r>
    </w:p>
    <w:p w14:paraId="4132B208" w14:textId="77777777" w:rsidR="00A4596E" w:rsidRDefault="00A4596E" w:rsidP="00A4596E">
      <w:pPr>
        <w:jc w:val="center"/>
        <w:rPr>
          <w:rFonts w:eastAsiaTheme="minorEastAsia"/>
        </w:rPr>
      </w:pP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2" w:name="_Toc379111478"/>
      <w:r>
        <w:t>Proposed Solution Concept</w:t>
      </w:r>
      <w:bookmarkEnd w:id="21"/>
      <w:bookmarkEnd w:id="22"/>
    </w:p>
    <w:p w14:paraId="4567499C" w14:textId="764D6F7C" w:rsidR="00371E1D" w:rsidRDefault="00B96D4C" w:rsidP="008051DE">
      <w:r>
        <w:t>This senior design project will</w:t>
      </w:r>
      <w:r w:rsidR="00371E1D">
        <w:t xml:space="preserve"> consist</w:t>
      </w:r>
      <w:r>
        <w:t xml:space="preserve"> </w:t>
      </w:r>
      <w:r w:rsidR="00371E1D">
        <w:t xml:space="preserve">of </w:t>
      </w:r>
      <w:r>
        <w:t>develop</w:t>
      </w:r>
      <w:r w:rsidR="00371E1D">
        <w:t>ing</w:t>
      </w:r>
      <w:r>
        <w:t xml:space="preserve"> a software simulation (Simulink) and a hardware implementation </w:t>
      </w:r>
      <w:r w:rsidR="00371E1D">
        <w:t>(FPGA) of</w:t>
      </w:r>
      <w:r>
        <w:t xml:space="preserve"> a 1200 b/sec </w:t>
      </w:r>
      <w:r w:rsidR="007D1598">
        <w:t>FEC-</w:t>
      </w:r>
      <w:r>
        <w:t xml:space="preserve">BPSK modem (using soft-decision) with </w:t>
      </w:r>
      <w:r w:rsidR="00371E1D">
        <w:t>a</w:t>
      </w:r>
      <w:r>
        <w:t xml:space="preserve"> (2, 1, 7) convolutional code.</w:t>
      </w:r>
      <w:r w:rsidR="00ED2F37">
        <w:t xml:space="preserve"> </w:t>
      </w:r>
      <w:r>
        <w:t xml:space="preserve"> </w:t>
      </w:r>
      <w:r w:rsidR="00636639">
        <w:t xml:space="preserve">Synchronization in the demodulator </w:t>
      </w:r>
      <w:r w:rsidR="00ED2F37">
        <w:t>is</w:t>
      </w:r>
      <w:r w:rsidR="00636639">
        <w:t xml:space="preserve"> accomplished using the Costas Loop carry recovery circuit and the Early-late gate timing and data recovery circuit.  </w:t>
      </w:r>
      <w:r>
        <w:t>We will gather measured BER performance data</w:t>
      </w:r>
      <w:r w:rsidR="00241EA7">
        <w:t xml:space="preserve"> from the software simulation and</w:t>
      </w:r>
      <w:r w:rsidR="00636639">
        <w:t xml:space="preserve"> the</w:t>
      </w:r>
      <w:r w:rsidR="00241EA7">
        <w:t xml:space="preserve"> hardware implementation</w:t>
      </w:r>
      <w:r>
        <w:t xml:space="preserve"> and compare it to the theoretical BER performance.</w:t>
      </w:r>
      <w:r w:rsidR="00A156BC">
        <w:t xml:space="preserve"> When the measured and theoretical </w:t>
      </w:r>
      <w:r w:rsidR="00636639">
        <w:t xml:space="preserve">BER </w:t>
      </w:r>
      <w:r w:rsidR="00A156BC">
        <w:t>p</w:t>
      </w:r>
      <w:r w:rsidR="00636639">
        <w:t>erformances match closely, the software simulations and hardware</w:t>
      </w:r>
      <w:r w:rsidR="00A156BC">
        <w:t xml:space="preserve"> implementations will be considered complete.</w:t>
      </w:r>
      <w:r w:rsidR="00371E1D">
        <w:t xml:space="preserve"> The </w:t>
      </w:r>
      <w:r w:rsidR="00A156BC">
        <w:t xml:space="preserve">FPGA </w:t>
      </w:r>
      <w:r w:rsidR="00371E1D">
        <w:t>har</w:t>
      </w:r>
      <w:r w:rsidR="00A156BC">
        <w:t>dware implementation is expected</w:t>
      </w:r>
      <w:r w:rsidR="00371E1D">
        <w:t xml:space="preserve"> to be the most important product of this senior design project.</w:t>
      </w:r>
    </w:p>
    <w:p w14:paraId="3314B631" w14:textId="30A5769B" w:rsidR="008051DE" w:rsidRDefault="009A7A99" w:rsidP="00ED2F37">
      <w:r>
        <w:t>In addition</w:t>
      </w:r>
      <w:r w:rsidR="00371E1D">
        <w:t xml:space="preserve">, </w:t>
      </w:r>
      <w:r w:rsidR="00B96D4C">
        <w:t xml:space="preserve">we will </w:t>
      </w:r>
      <w:r>
        <w:t xml:space="preserve">perform </w:t>
      </w:r>
      <w:r w:rsidR="00B96D4C">
        <w:t xml:space="preserve">a budget link analysis of </w:t>
      </w:r>
      <w:r w:rsidR="007D1598">
        <w:t>our proposed modulation scheme along with two conventional</w:t>
      </w:r>
      <w:r w:rsidR="00B96D4C">
        <w:t xml:space="preserve"> </w:t>
      </w:r>
      <w:r>
        <w:t>A</w:t>
      </w:r>
      <w:r w:rsidR="00B96D4C">
        <w:t xml:space="preserve">mateur </w:t>
      </w:r>
      <w:r>
        <w:t>R</w:t>
      </w:r>
      <w:r w:rsidR="00B96D4C">
        <w:t>adio satellite</w:t>
      </w:r>
      <w:r>
        <w:t xml:space="preserve"> modulation schemes</w:t>
      </w:r>
      <w:r w:rsidR="007D1598">
        <w:t xml:space="preserve"> –</w:t>
      </w:r>
      <w:r w:rsidR="00ED2F37">
        <w:t xml:space="preserve"> AFSK and BPSK</w:t>
      </w:r>
      <w:r w:rsidR="00B96D4C">
        <w:t>.</w:t>
      </w:r>
      <w:bookmarkStart w:id="23" w:name="_Toc307865990"/>
      <w:r w:rsidR="007D1598">
        <w:t xml:space="preserve"> </w:t>
      </w:r>
      <w:r w:rsidR="00B96D4C">
        <w:t xml:space="preserve"> </w:t>
      </w:r>
      <w:r w:rsidR="00371E1D">
        <w:t>The purpose</w:t>
      </w:r>
      <w:r w:rsidR="00A156BC">
        <w:t xml:space="preserve"> of </w:t>
      </w:r>
      <w:r w:rsidR="007D1598">
        <w:t>the link analysis</w:t>
      </w:r>
      <w:r w:rsidR="00371E1D">
        <w:t xml:space="preserve"> is to compare the accessibility</w:t>
      </w:r>
      <w:r w:rsidR="00B30246">
        <w:t xml:space="preserve"> (in terms of link margin)</w:t>
      </w:r>
      <w:r w:rsidR="00ED2F37">
        <w:t xml:space="preserve"> of A</w:t>
      </w:r>
      <w:r w:rsidR="00371E1D">
        <w:t xml:space="preserve">mateur </w:t>
      </w:r>
      <w:r w:rsidR="00ED2F37">
        <w:t>R</w:t>
      </w:r>
      <w:r w:rsidR="00371E1D">
        <w:t>adio satellite telemetry links when AFSK, BPSK</w:t>
      </w:r>
      <w:r w:rsidR="007D1598">
        <w:t xml:space="preserve">, </w:t>
      </w:r>
      <w:r w:rsidR="00ED2F37">
        <w:t>and</w:t>
      </w:r>
      <w:r w:rsidR="007D1598">
        <w:t xml:space="preserve"> FEC -BPSK </w:t>
      </w:r>
      <w:r w:rsidR="00ED2F37">
        <w:t>are</w:t>
      </w:r>
      <w:r w:rsidR="00B30246">
        <w:t xml:space="preserve"> received by a “less capable” ground station (like a FunCube </w:t>
      </w:r>
      <w:r w:rsidR="00EA7635">
        <w:t xml:space="preserve">satellite </w:t>
      </w:r>
      <w:r w:rsidR="00B30246">
        <w:t>dongle)</w:t>
      </w:r>
      <w:r w:rsidR="00371E1D">
        <w:t xml:space="preserve">. </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9111479"/>
      <w:r>
        <w:t>Major Design and Implementation Challenges</w:t>
      </w:r>
      <w:bookmarkEnd w:id="23"/>
      <w:bookmarkEnd w:id="24"/>
    </w:p>
    <w:p w14:paraId="2EAEC3FD" w14:textId="77777777" w:rsidR="005B5446" w:rsidRDefault="000E05DC" w:rsidP="005B5446">
      <w:r>
        <w:t>The</w:t>
      </w:r>
      <w:r w:rsidR="001C2364">
        <w:t xml:space="preserve"> </w:t>
      </w:r>
      <w:r>
        <w:t xml:space="preserve">BER </w:t>
      </w:r>
      <w:r w:rsidR="001C2364">
        <w:t xml:space="preserve">performance </w:t>
      </w:r>
      <w:r>
        <w:t xml:space="preserve">analysis </w:t>
      </w:r>
      <w:r w:rsidR="001C2364">
        <w:t xml:space="preserve">of our FEC-BPSK modem is </w:t>
      </w:r>
      <w:r>
        <w:t>dependent upon the accessibility</w:t>
      </w:r>
      <w:r w:rsidR="001C2364">
        <w:t xml:space="preserve"> </w:t>
      </w:r>
      <w:r>
        <w:t xml:space="preserve">of </w:t>
      </w:r>
      <w:r w:rsidR="001C2364">
        <w:t>an AWGN channel.  Although Simulink provides an AWGN channel for</w:t>
      </w:r>
      <w:r w:rsidR="005B5446">
        <w:t xml:space="preserve"> the software</w:t>
      </w:r>
      <w:r w:rsidR="001C2364">
        <w:t xml:space="preserve"> BER analysis, Xilinx does not cu</w:t>
      </w:r>
      <w:r>
        <w:t>rrently support an AWGN IP core</w:t>
      </w:r>
      <w:r w:rsidR="005B5446">
        <w:t xml:space="preserve"> to be used for our hardware analysis</w:t>
      </w:r>
      <w:r>
        <w:t xml:space="preserve">.  Xilinx has discontinued their </w:t>
      </w:r>
      <w:r>
        <w:lastRenderedPageBreak/>
        <w:t xml:space="preserve">AWGN Core v1.0 </w:t>
      </w:r>
      <w:r w:rsidR="005B5446">
        <w:t xml:space="preserve">since the release of ISE Design Suite 11 </w:t>
      </w:r>
      <w:r>
        <w:t>(Xilinx, 2009).</w:t>
      </w:r>
      <w:r w:rsidR="005B5446">
        <w:t xml:space="preserve">  </w:t>
      </w:r>
    </w:p>
    <w:p w14:paraId="4957A498" w14:textId="652C3358" w:rsidR="008051DE" w:rsidRDefault="008051DE" w:rsidP="005B5446">
      <w:r>
        <w:t xml:space="preserve">The </w:t>
      </w:r>
      <w:r w:rsidR="005B5446">
        <w:t>Costas</w:t>
      </w:r>
      <w:r>
        <w:t xml:space="preserve"> loop</w:t>
      </w:r>
      <w:r w:rsidR="005B5446">
        <w:t xml:space="preserve"> carrier recovery circuit</w:t>
      </w:r>
      <w:r>
        <w:t xml:space="preserve"> is expected to </w:t>
      </w:r>
      <w:r w:rsidR="005B5446">
        <w:t>track and lock onto</w:t>
      </w:r>
      <w:r>
        <w:t xml:space="preserve"> the </w:t>
      </w:r>
      <w:r w:rsidR="005B5446">
        <w:t xml:space="preserve">transmitted </w:t>
      </w:r>
      <w:r>
        <w:t>carrier frequency under severe SNR conditions</w:t>
      </w:r>
      <w:r w:rsidR="005B5446">
        <w:t xml:space="preserve">.  </w:t>
      </w:r>
      <w:r>
        <w:t xml:space="preserve"> </w:t>
      </w:r>
      <w:r w:rsidR="005B5446">
        <w:t xml:space="preserve">Thus a major challenge is to design a </w:t>
      </w:r>
      <w:r>
        <w:t xml:space="preserve">robust </w:t>
      </w:r>
      <w:r w:rsidR="005B5446">
        <w:t xml:space="preserve">Costas Loop that is capable of tracking changes to both phase and frequency offsets.  This is </w:t>
      </w:r>
      <w:r w:rsidR="00910268">
        <w:t>traditionally</w:t>
      </w:r>
      <w:r w:rsidR="005B5446">
        <w:t xml:space="preserve"> accomplished using feedback control system </w:t>
      </w:r>
      <w:r w:rsidR="00910268">
        <w:t>concepts, but the</w:t>
      </w:r>
      <w:r w:rsidR="005B5446">
        <w:t xml:space="preserve"> Costas Loop (</w:t>
      </w:r>
      <w:r w:rsidR="00910268">
        <w:t>along with</w:t>
      </w:r>
      <w:r w:rsidR="00810278">
        <w:t xml:space="preserve"> the</w:t>
      </w:r>
      <w:r w:rsidR="005B5446">
        <w:t xml:space="preserve"> conventional PLL) </w:t>
      </w:r>
      <w:r w:rsidR="00910268">
        <w:t>exhibit</w:t>
      </w:r>
      <w:r w:rsidR="005B5446">
        <w:t xml:space="preserve"> highly nonlinear</w:t>
      </w:r>
      <w:r w:rsidR="00910268">
        <w:t xml:space="preserve"> behavior</w:t>
      </w:r>
      <w:r w:rsidR="005B5446">
        <w:t xml:space="preserve"> </w:t>
      </w:r>
      <w:r w:rsidR="00910268">
        <w:t xml:space="preserve">that </w:t>
      </w:r>
      <w:r w:rsidR="00810278">
        <w:t>make</w:t>
      </w:r>
      <w:r w:rsidR="005B5446">
        <w:t xml:space="preserve"> model</w:t>
      </w:r>
      <w:r w:rsidR="00910268">
        <w:t xml:space="preserve">ing a difficult task.  However the Costas Loop can be linearized </w:t>
      </w:r>
      <w:r w:rsidR="00810278">
        <w:t xml:space="preserve">in terms of </w:t>
      </w:r>
      <w:r w:rsidR="005A1064">
        <w:t xml:space="preserve">the </w:t>
      </w:r>
      <w:r w:rsidR="00810278">
        <w:t xml:space="preserve">phase </w:t>
      </w:r>
      <w:r w:rsidR="00910268">
        <w:t xml:space="preserve">using small angle approximations.  It is important to note that </w:t>
      </w:r>
      <w:r w:rsidR="00810278">
        <w:t>the loop’s behavior</w:t>
      </w:r>
      <w:r w:rsidR="00910268">
        <w:t xml:space="preserve"> </w:t>
      </w:r>
      <w:r w:rsidR="00810278">
        <w:t>to</w:t>
      </w:r>
      <w:r w:rsidR="00910268">
        <w:t xml:space="preserve"> large phase and frequency offsets requires extensive simulation to ensure </w:t>
      </w:r>
      <w:r w:rsidR="00810278">
        <w:t>the desired response is achieved</w:t>
      </w:r>
      <w:r w:rsidR="005A1064">
        <w:t xml:space="preserve"> and stability is maintained</w:t>
      </w:r>
      <w:r w:rsidR="00910268">
        <w:t>.</w:t>
      </w:r>
      <w:r w:rsidR="00810278">
        <w:t xml:space="preserve">  Similar design challenges exist for the Early-Late gate circuit as it is also a feedback control system.  </w:t>
      </w:r>
    </w:p>
    <w:p w14:paraId="42522BC4" w14:textId="589964FA" w:rsidR="008051DE" w:rsidRDefault="008051DE" w:rsidP="008051DE">
      <w:r>
        <w:t xml:space="preserve">The </w:t>
      </w:r>
      <w:r w:rsidR="00910268">
        <w:t>FEC</w:t>
      </w:r>
      <w:r>
        <w:t xml:space="preserve"> </w:t>
      </w:r>
      <w:r w:rsidR="00910268">
        <w:t xml:space="preserve">ability </w:t>
      </w:r>
      <w:r>
        <w:t xml:space="preserve">of </w:t>
      </w:r>
      <w:r w:rsidR="00910268">
        <w:t xml:space="preserve">BPSK </w:t>
      </w:r>
      <w:r>
        <w:t xml:space="preserve">is </w:t>
      </w:r>
      <w:r w:rsidR="00910268">
        <w:t>intended</w:t>
      </w:r>
      <w:r>
        <w:t xml:space="preserve"> to </w:t>
      </w:r>
      <w:r w:rsidR="00910268">
        <w:t>provide</w:t>
      </w:r>
      <w:r>
        <w:t xml:space="preserve"> </w:t>
      </w:r>
      <w:r w:rsidR="00910268">
        <w:t xml:space="preserve">correction of </w:t>
      </w:r>
      <w:r>
        <w:t>random errors which may occur during transmission of data</w:t>
      </w:r>
      <w:r w:rsidR="00910268">
        <w:t xml:space="preserve"> through the AWGN channel</w:t>
      </w:r>
      <w:r>
        <w:t>.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5" w:name="_Implications_of_Project"/>
      <w:bookmarkStart w:id="26" w:name="_Toc307865991"/>
      <w:bookmarkStart w:id="27" w:name="_Toc379111480"/>
      <w:bookmarkEnd w:id="25"/>
      <w:r>
        <w:t>Implications of Project Success</w:t>
      </w:r>
      <w:bookmarkEnd w:id="26"/>
      <w:r>
        <w:t xml:space="preserve"> (Brandon)</w:t>
      </w:r>
      <w:bookmarkEnd w:id="27"/>
    </w:p>
    <w:p w14:paraId="31A223C0" w14:textId="77777777" w:rsidR="008051DE" w:rsidRDefault="008051DE" w:rsidP="008051DE">
      <w:bookmarkStart w:id="28" w:name="_Ref49490297"/>
      <w:bookmarkStart w:id="29" w:name="_Ref49490597"/>
      <w:bookmarkEnd w:id="9"/>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5E2846D4" w:rsidR="008051DE" w:rsidRDefault="008051DE" w:rsidP="008051DE">
      <w:r>
        <w:t xml:space="preserve">This senior design team identified one amateur radio operator and notable electrical engineer, </w:t>
      </w:r>
      <w:r w:rsidR="00240CA9">
        <w:t xml:space="preserve">Dr. </w:t>
      </w:r>
      <w:r>
        <w:t xml:space="preserve">Phil Karn, KA9Q, in his efforts to secure the future of amateur radio. Like Jeff Davis, </w:t>
      </w:r>
      <w:r w:rsidR="00240CA9">
        <w:t>Dr.</w:t>
      </w:r>
      <w:r>
        <w:t xml:space="preserve"> Karn is also aware of amateur radio’s </w:t>
      </w:r>
      <w:r>
        <w:rPr>
          <w:i/>
        </w:rPr>
        <w:t>lost future</w:t>
      </w:r>
      <w:r>
        <w:t xml:space="preserve">. In a modem design article (Karn, 2011), </w:t>
      </w:r>
      <w:r w:rsidR="00240CA9">
        <w:t xml:space="preserve">Dr. </w:t>
      </w:r>
      <w:r>
        <w:t xml:space="preserve">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w:t>
      </w:r>
      <w:r>
        <w:lastRenderedPageBreak/>
        <w:t xml:space="preserve">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45806923"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w:t>
      </w:r>
      <w:r w:rsidR="00240CA9">
        <w:t xml:space="preserve">state-of-the-art </w:t>
      </w:r>
      <w:r>
        <w:t>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w:t>
      </w:r>
      <w:r w:rsidR="00EF4135">
        <w:t xml:space="preserve"> (BER)</w:t>
      </w:r>
      <w:r>
        <w:t xml:space="preserve"> of a communication link, you can </w:t>
      </w:r>
      <w:r w:rsidR="00EF4135">
        <w:t>communicate with less capable ground stations (de Milliano, et. al, 2010</w:t>
      </w:r>
      <w:r>
        <w:t xml:space="preserve">). </w:t>
      </w:r>
      <w:r w:rsidR="00EF4135">
        <w:t xml:space="preserve">“Less capable” ground stations includes stations with small, portable SMA antennas and little USB modem dongles (like the FunCube dongle). </w:t>
      </w:r>
      <w:r>
        <w:t>Consequently, amateur radi</w:t>
      </w:r>
      <w:r w:rsidR="00EF4135">
        <w:t>o satellite communications could</w:t>
      </w:r>
      <w:r>
        <w:t xml:space="preserve"> become more </w:t>
      </w:r>
      <w:r>
        <w:rPr>
          <w:i/>
        </w:rPr>
        <w:t xml:space="preserve">accessible </w:t>
      </w:r>
      <w:r>
        <w:t>to prospective amateur satellite operators.</w:t>
      </w:r>
    </w:p>
    <w:p w14:paraId="57B4538E" w14:textId="250CDF3A" w:rsidR="008051DE" w:rsidRDefault="008051DE" w:rsidP="008051DE">
      <w:r>
        <w:t xml:space="preserve">In a similar fashion as Phil Karn, KA9Q, and others (Hsiao, 2000), this senior design project aims to demonstrate that there are much more </w:t>
      </w:r>
      <w:r w:rsidR="00EF4135">
        <w:t>reliable</w:t>
      </w:r>
      <w:r>
        <w:t xml:space="preserve"> digital communication schemes than are currently employed in most amateur radio satellites today. The intention of this senior design project is to provide concrete evidence that BPSK modulation </w:t>
      </w:r>
      <w:r w:rsidR="00EF4135">
        <w:t xml:space="preserve">with forward error-correcting codes </w:t>
      </w:r>
      <w:r>
        <w:t xml:space="preserve">can make amateur radio satellite communications more </w:t>
      </w:r>
      <w:r w:rsidR="00EF4135">
        <w:t>reliable</w:t>
      </w:r>
      <w:r>
        <w:t xml:space="preserve"> and hence, more </w:t>
      </w:r>
      <w:r>
        <w:rPr>
          <w:i/>
        </w:rPr>
        <w:t>accessible</w:t>
      </w:r>
      <w:r>
        <w:t xml:space="preserve"> to prospective amateur</w:t>
      </w:r>
      <w:r w:rsidR="00EF4135">
        <w:t xml:space="preserve"> satellite operators. Perhaps budget link analyses</w:t>
      </w:r>
      <w:r>
        <w:t xml:space="preserve"> of popular and prospective communication schemes, like showcased in this senior design project, would further persuade an amateur satellite designer to employ more </w:t>
      </w:r>
      <w:r w:rsidR="00EF4135">
        <w:t>reliable</w:t>
      </w:r>
      <w:r>
        <w:t xml:space="preserve"> communi</w:t>
      </w:r>
      <w:r w:rsidR="00EF4135">
        <w:t>cation schemes in the ascending</w:t>
      </w:r>
      <w:r>
        <w:t xml:space="preserve"> fleet of miniaturized amateur radio satellites. </w:t>
      </w:r>
    </w:p>
    <w:p w14:paraId="3BF6663F" w14:textId="77777777" w:rsidR="008051DE" w:rsidRDefault="008051DE" w:rsidP="008051DE">
      <w:pPr>
        <w:pStyle w:val="Heading1"/>
        <w:numPr>
          <w:ilvl w:val="0"/>
          <w:numId w:val="27"/>
        </w:numPr>
        <w:textAlignment w:val="auto"/>
      </w:pPr>
      <w:bookmarkStart w:id="30" w:name="_Toc379111481"/>
      <w:r>
        <w:t>DESIGN REQUIREMENTS</w:t>
      </w:r>
      <w:bookmarkEnd w:id="28"/>
      <w:bookmarkEnd w:id="30"/>
    </w:p>
    <w:p w14:paraId="76BD5BCB" w14:textId="16DC4611" w:rsidR="008051DE" w:rsidRDefault="008051DE" w:rsidP="008051DE">
      <w:r>
        <w:t>As discussed in the section 1.4 (Proposed Solution Concept), our analysis will require the design and implementation of</w:t>
      </w:r>
      <w:r w:rsidR="00136114">
        <w:t xml:space="preserve"> a</w:t>
      </w:r>
      <w:r>
        <w:t xml:space="preserve"> </w:t>
      </w:r>
      <w:r w:rsidR="00136114">
        <w:t xml:space="preserve">1200 b/sec </w:t>
      </w:r>
      <w:r w:rsidR="009534CA">
        <w:t>FEC-</w:t>
      </w:r>
      <w:r w:rsidR="00136114">
        <w:t xml:space="preserve">BPSK modem with </w:t>
      </w:r>
      <w:r w:rsidR="009534CA">
        <w:t>a</w:t>
      </w:r>
      <w:r w:rsidR="00136114">
        <w:t xml:space="preserve"> (2, 1, 7) convolutional code. </w:t>
      </w:r>
      <w:r>
        <w:t>The funct</w:t>
      </w:r>
      <w:r w:rsidR="00EA7635">
        <w:t>ional requirements of this system is</w:t>
      </w:r>
      <w:r>
        <w:t xml:space="preserve"> summarized in Table 1 in section 2.1 followed by a summary of each.  Non-functional requirements are listed in Table 2 in section 2.2.  </w:t>
      </w:r>
    </w:p>
    <w:p w14:paraId="597783F0" w14:textId="559B502D" w:rsidR="008051DE" w:rsidRDefault="008051DE" w:rsidP="008051DE">
      <w:pPr>
        <w:pStyle w:val="Heading2"/>
        <w:numPr>
          <w:ilvl w:val="1"/>
          <w:numId w:val="27"/>
        </w:numPr>
        <w:textAlignment w:val="auto"/>
      </w:pPr>
      <w:bookmarkStart w:id="31" w:name="_Ref49490545"/>
      <w:bookmarkStart w:id="32" w:name="_Toc379111482"/>
      <w:r>
        <w:t>Functional Design Constraints</w:t>
      </w:r>
      <w:bookmarkEnd w:id="31"/>
      <w:r w:rsidR="00092305">
        <w:t xml:space="preserve"> (Brandon</w:t>
      </w:r>
      <w:r w:rsidR="00B81551">
        <w:t xml:space="preserve"> K</w:t>
      </w:r>
      <w:r>
        <w:t>)</w:t>
      </w:r>
      <w:bookmarkEnd w:id="32"/>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1E989BAE" w:rsidR="008051DE" w:rsidRDefault="006C5969" w:rsidP="00E064CD">
            <w:pPr>
              <w:shd w:val="solid" w:color="FFFFFF" w:fill="FFFFFF"/>
              <w:spacing w:after="0"/>
              <w:jc w:val="left"/>
            </w:pPr>
            <w:r>
              <w:t>Data</w:t>
            </w:r>
            <w:r w:rsidR="008051DE">
              <w:t xml:space="preserve"> Rate</w:t>
            </w:r>
          </w:p>
        </w:tc>
        <w:tc>
          <w:tcPr>
            <w:tcW w:w="7500" w:type="dxa"/>
            <w:tcBorders>
              <w:top w:val="single" w:sz="6" w:space="0" w:color="000000"/>
              <w:left w:val="single" w:sz="6" w:space="0" w:color="000000"/>
              <w:bottom w:val="single" w:sz="6" w:space="0" w:color="000000"/>
              <w:right w:val="single" w:sz="6" w:space="0" w:color="000000"/>
            </w:tcBorders>
            <w:hideMark/>
          </w:tcPr>
          <w:p w14:paraId="41F28A34" w14:textId="10ACBC3E" w:rsidR="00361257" w:rsidRDefault="00136114" w:rsidP="00136114">
            <w:pPr>
              <w:shd w:val="solid" w:color="FFFFFF" w:fill="FFFFFF"/>
              <w:spacing w:after="0"/>
              <w:jc w:val="left"/>
            </w:pPr>
            <w:r>
              <w:t>The</w:t>
            </w:r>
            <w:r w:rsidR="008051DE">
              <w:t xml:space="preserve"> </w:t>
            </w:r>
            <w:r>
              <w:t xml:space="preserve">convolutional encoder is required to receive </w:t>
            </w:r>
            <w:r w:rsidR="00FF70F4">
              <w:t>user data at a rate of</w:t>
            </w:r>
            <w:r w:rsidR="008051DE">
              <w:t xml:space="preserve"> 1200 b/</w:t>
            </w:r>
            <w:r w:rsidR="00FF70F4">
              <w:t>sec.</w:t>
            </w:r>
          </w:p>
          <w:p w14:paraId="3D34CB9C" w14:textId="69BAE510" w:rsidR="00136114" w:rsidRDefault="00136114" w:rsidP="00136114">
            <w:pPr>
              <w:shd w:val="solid" w:color="FFFFFF" w:fill="FFFFFF"/>
              <w:spacing w:after="0"/>
              <w:jc w:val="left"/>
            </w:pPr>
            <w:r>
              <w:t>The convolutional encoder is required to transmit FEC data at a rate</w:t>
            </w:r>
            <w:r w:rsidR="00361257">
              <w:t xml:space="preserve"> 2 x 1200 =</w:t>
            </w:r>
            <w:r>
              <w:t xml:space="preserve"> 2400 b/sec.</w:t>
            </w:r>
          </w:p>
          <w:p w14:paraId="4DBE57B6" w14:textId="77777777" w:rsidR="00361257" w:rsidRDefault="00361257" w:rsidP="00136114">
            <w:pPr>
              <w:shd w:val="solid" w:color="FFFFFF" w:fill="FFFFFF"/>
              <w:spacing w:after="0"/>
              <w:jc w:val="left"/>
            </w:pPr>
            <w:r>
              <w:t>The BPSK modulator is required to receive serialized FEC data at a rate of 0.5 x 2400 b/sec = 1200 b/sec.</w:t>
            </w:r>
          </w:p>
          <w:p w14:paraId="1A37BC02" w14:textId="256EAD3A" w:rsidR="00361257" w:rsidRDefault="00361257" w:rsidP="00136114">
            <w:pPr>
              <w:shd w:val="solid" w:color="FFFFFF" w:fill="FFFFFF"/>
              <w:spacing w:after="0"/>
              <w:jc w:val="left"/>
            </w:pPr>
            <w:r>
              <w:t xml:space="preserve">The BPSK demodulator is required to deliver 3-bit soft-decision data at a rate of 3 x 2400 b/sec = 7200 b/sec. </w:t>
            </w:r>
          </w:p>
          <w:p w14:paraId="536BFCF4" w14:textId="1B96DC56" w:rsidR="00136114" w:rsidRDefault="00136114" w:rsidP="00136114">
            <w:pPr>
              <w:shd w:val="solid" w:color="FFFFFF" w:fill="FFFFFF"/>
              <w:spacing w:after="0"/>
              <w:jc w:val="left"/>
            </w:pPr>
            <w:r>
              <w:t>The Viterbi decoder is required to receive 3-bit so</w:t>
            </w:r>
            <w:r w:rsidR="00361257">
              <w:t>ft-decision</w:t>
            </w:r>
            <w:r>
              <w:t xml:space="preserve"> at a rate of 3 x 1200 = 3600 b/sec.  </w:t>
            </w:r>
          </w:p>
          <w:p w14:paraId="59DD725D" w14:textId="17602362" w:rsidR="008051DE" w:rsidRDefault="00136114" w:rsidP="00136114">
            <w:pPr>
              <w:shd w:val="solid" w:color="FFFFFF" w:fill="FFFFFF"/>
              <w:spacing w:after="0"/>
              <w:jc w:val="left"/>
            </w:pPr>
            <w:r>
              <w:t>The Viterbi decoder is required to deliver user data at a rate of 1200 b/sec.</w:t>
            </w:r>
          </w:p>
          <w:p w14:paraId="2A004FFC" w14:textId="1F3C121B" w:rsidR="00136114" w:rsidRDefault="00136114" w:rsidP="00136114">
            <w:pPr>
              <w:shd w:val="solid" w:color="FFFFFF" w:fill="FFFFFF"/>
              <w:spacing w:after="0"/>
              <w:jc w:val="left"/>
            </w:pPr>
          </w:p>
        </w:tc>
      </w:tr>
      <w:tr w:rsidR="00FF70F4" w14:paraId="3B059D72"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tcPr>
          <w:p w14:paraId="12922EF9" w14:textId="673458DD" w:rsidR="00FF70F4" w:rsidRDefault="00FF70F4" w:rsidP="00E064CD">
            <w:pPr>
              <w:shd w:val="solid" w:color="FFFFFF" w:fill="FFFFFF"/>
              <w:spacing w:after="0"/>
              <w:jc w:val="left"/>
            </w:pPr>
            <w:r>
              <w:lastRenderedPageBreak/>
              <w:t>Symbol Rate</w:t>
            </w:r>
          </w:p>
        </w:tc>
        <w:tc>
          <w:tcPr>
            <w:tcW w:w="7500" w:type="dxa"/>
            <w:tcBorders>
              <w:top w:val="single" w:sz="6" w:space="0" w:color="000000"/>
              <w:left w:val="single" w:sz="6" w:space="0" w:color="000000"/>
              <w:bottom w:val="single" w:sz="6" w:space="0" w:color="000000"/>
              <w:right w:val="single" w:sz="6" w:space="0" w:color="000000"/>
            </w:tcBorders>
          </w:tcPr>
          <w:p w14:paraId="55A244F6" w14:textId="77777777" w:rsidR="00361257" w:rsidRDefault="00361257" w:rsidP="00136114">
            <w:pPr>
              <w:shd w:val="solid" w:color="FFFFFF" w:fill="FFFFFF"/>
              <w:spacing w:after="0"/>
              <w:jc w:val="left"/>
            </w:pPr>
            <w:r>
              <w:t xml:space="preserve">The BPSK </w:t>
            </w:r>
            <w:r w:rsidR="00136114">
              <w:t>modulator is required to</w:t>
            </w:r>
            <w:r>
              <w:t xml:space="preserve"> operate at 2400 symbols/sec. </w:t>
            </w:r>
          </w:p>
          <w:p w14:paraId="0D20B67D" w14:textId="2131AA34" w:rsidR="00FF70F4" w:rsidRDefault="00361257" w:rsidP="00136114">
            <w:pPr>
              <w:shd w:val="solid" w:color="FFFFFF" w:fill="FFFFFF"/>
              <w:spacing w:after="0"/>
              <w:jc w:val="left"/>
            </w:pPr>
            <w:r>
              <w:t xml:space="preserve">The BPSK demodulator is required to operate at 2400 symbols/sec. </w:t>
            </w:r>
            <w:r w:rsidR="00136114">
              <w:t xml:space="preserve"> </w:t>
            </w:r>
            <w:r w:rsidR="00FF70F4">
              <w:t xml:space="preserve"> </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4D3C6669"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46656C69" w:rsidR="008051DE" w:rsidRDefault="008051DE" w:rsidP="006C5969">
            <w:pPr>
              <w:shd w:val="solid" w:color="FFFFFF" w:fill="FFFFFF"/>
              <w:spacing w:after="0"/>
              <w:jc w:val="left"/>
              <w:rPr>
                <w:color w:val="000000"/>
              </w:rPr>
            </w:pPr>
            <w:r>
              <w:rPr>
                <w:color w:val="000000"/>
              </w:rPr>
              <w:t xml:space="preserve">BPSK </w:t>
            </w:r>
            <w:r w:rsidR="00EA7635">
              <w:rPr>
                <w:color w:val="000000"/>
              </w:rPr>
              <w:t xml:space="preserve">modulation </w:t>
            </w:r>
            <w:r w:rsidR="006C5969">
              <w:rPr>
                <w:color w:val="000000"/>
              </w:rPr>
              <w:t xml:space="preserve">is done non-coherently </w:t>
            </w:r>
            <w:r w:rsidR="00EA7635">
              <w:rPr>
                <w:color w:val="000000"/>
              </w:rPr>
              <w:t xml:space="preserve">and </w:t>
            </w:r>
            <w:r w:rsidR="006C5969">
              <w:rPr>
                <w:color w:val="000000"/>
              </w:rPr>
              <w:t xml:space="preserve">BPSK </w:t>
            </w:r>
            <w:r w:rsidR="00EA7635">
              <w:rPr>
                <w:color w:val="000000"/>
              </w:rPr>
              <w:t xml:space="preserve">demodulation is done coherently. 3-bit soft-decision encoding </w:t>
            </w:r>
            <w:r w:rsidR="006C5969">
              <w:rPr>
                <w:color w:val="000000"/>
              </w:rPr>
              <w:t>is implemented</w:t>
            </w:r>
            <w:r w:rsidR="00EA7635">
              <w:rPr>
                <w:color w:val="000000"/>
              </w:rPr>
              <w:t xml:space="preserve"> in the output of the demodulator. </w:t>
            </w:r>
            <w:r>
              <w:rPr>
                <w:color w:val="000000"/>
              </w:rPr>
              <w:t xml:space="preserve">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095B617D" w:rsidR="008051DE" w:rsidRDefault="008051DE" w:rsidP="00E064CD">
            <w:pPr>
              <w:shd w:val="solid" w:color="FFFFFF" w:fill="FFFFFF"/>
              <w:spacing w:after="0"/>
              <w:jc w:val="left"/>
              <w:rPr>
                <w:color w:val="000000"/>
              </w:rPr>
            </w:pPr>
            <w:r>
              <w:rPr>
                <w:color w:val="000000"/>
              </w:rPr>
              <w:t>The BPSK modems wi</w:t>
            </w:r>
            <w:r w:rsidR="006C5969">
              <w:rPr>
                <w:color w:val="000000"/>
              </w:rPr>
              <w:t>ll modulate the</w:t>
            </w:r>
            <w:r w:rsidR="00EA7635">
              <w:rPr>
                <w:color w:val="000000"/>
              </w:rPr>
              <w:t xml:space="preserve"> data using </w:t>
            </w:r>
            <w:r w:rsidR="00361257">
              <w:rPr>
                <w:color w:val="000000"/>
              </w:rPr>
              <w:t xml:space="preserve">a </w:t>
            </w:r>
            <w:r w:rsidR="00EA7635">
              <w:rPr>
                <w:color w:val="000000"/>
              </w:rPr>
              <w:t>4800</w:t>
            </w:r>
            <w:r>
              <w:rPr>
                <w:color w:val="000000"/>
              </w:rPr>
              <w:t xml:space="preserve"> Hz carrier</w:t>
            </w:r>
            <w:r w:rsidR="006C5969">
              <w:rPr>
                <w:color w:val="000000"/>
              </w:rPr>
              <w:t>.</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40B44C03" w14:textId="5FD4DDFD" w:rsidR="008051DE" w:rsidRDefault="009D7488" w:rsidP="00E064CD">
            <w:pPr>
              <w:shd w:val="solid" w:color="FFFFFF" w:fill="FFFFFF"/>
              <w:spacing w:after="0"/>
              <w:jc w:val="left"/>
            </w:pPr>
            <w:r>
              <w:t xml:space="preserve">BER Performance </w:t>
            </w:r>
          </w:p>
          <w:p w14:paraId="0D0AA44A" w14:textId="723A7DC9" w:rsidR="009D7488" w:rsidRDefault="009D7488" w:rsidP="00E064CD">
            <w:pPr>
              <w:shd w:val="solid" w:color="FFFFFF" w:fill="FFFFFF"/>
              <w:spacing w:after="0"/>
              <w:jc w:val="left"/>
            </w:pPr>
            <w:r>
              <w:t>(Eb/N0 dB)</w:t>
            </w:r>
          </w:p>
          <w:p w14:paraId="1EC426B4" w14:textId="6C4D72D0" w:rsidR="009D7488" w:rsidRDefault="009D7488" w:rsidP="00E064CD">
            <w:pPr>
              <w:shd w:val="solid" w:color="FFFFFF" w:fill="FFFFFF"/>
              <w:spacing w:after="0"/>
              <w:jc w:val="left"/>
            </w:pPr>
            <w:r>
              <w:t>(over AWGN)</w:t>
            </w:r>
          </w:p>
        </w:tc>
        <w:tc>
          <w:tcPr>
            <w:tcW w:w="7500" w:type="dxa"/>
            <w:tcBorders>
              <w:top w:val="single" w:sz="6" w:space="0" w:color="000000"/>
              <w:left w:val="single" w:sz="6" w:space="0" w:color="000000"/>
              <w:bottom w:val="single" w:sz="6" w:space="0" w:color="000000"/>
              <w:right w:val="single" w:sz="6" w:space="0" w:color="000000"/>
            </w:tcBorders>
            <w:hideMark/>
          </w:tcPr>
          <w:p w14:paraId="30581C28" w14:textId="77777777" w:rsidR="008051DE" w:rsidRDefault="009D7488" w:rsidP="009D7488">
            <w:pPr>
              <w:shd w:val="solid" w:color="FFFFFF" w:fill="FFFFFF"/>
              <w:tabs>
                <w:tab w:val="left" w:pos="1665"/>
              </w:tabs>
              <w:spacing w:after="0"/>
              <w:jc w:val="center"/>
              <w:rPr>
                <w:color w:val="000000"/>
              </w:rPr>
            </w:pPr>
            <w:r>
              <w:rPr>
                <w:color w:val="000000"/>
              </w:rPr>
              <w:t>0.5 @ 0 dB</w:t>
            </w:r>
          </w:p>
          <w:p w14:paraId="22C68338" w14:textId="3DB2A504" w:rsidR="009D7488" w:rsidRDefault="009D7488" w:rsidP="009D7488">
            <w:pPr>
              <w:shd w:val="solid" w:color="FFFFFF" w:fill="FFFFFF"/>
              <w:tabs>
                <w:tab w:val="left" w:pos="1665"/>
              </w:tabs>
              <w:spacing w:after="0"/>
              <w:jc w:val="center"/>
              <w:rPr>
                <w:color w:val="000000"/>
              </w:rPr>
            </w:pPr>
            <w:r>
              <w:rPr>
                <w:color w:val="000000"/>
              </w:rPr>
              <w:t>0.0783 @ 1 dB</w:t>
            </w:r>
          </w:p>
          <w:p w14:paraId="31B307D6" w14:textId="77777777" w:rsidR="009D7488" w:rsidRDefault="009D7488" w:rsidP="009D7488">
            <w:pPr>
              <w:shd w:val="solid" w:color="FFFFFF" w:fill="FFFFFF"/>
              <w:tabs>
                <w:tab w:val="left" w:pos="1665"/>
              </w:tabs>
              <w:spacing w:after="0"/>
              <w:jc w:val="center"/>
              <w:rPr>
                <w:color w:val="000000"/>
              </w:rPr>
            </w:pPr>
            <w:r>
              <w:rPr>
                <w:color w:val="000000"/>
              </w:rPr>
              <w:t>0.0071 @ 2 dB</w:t>
            </w:r>
          </w:p>
          <w:p w14:paraId="48F87B55" w14:textId="77777777" w:rsidR="009D7488" w:rsidRDefault="009D7488" w:rsidP="009D7488">
            <w:pPr>
              <w:shd w:val="solid" w:color="FFFFFF" w:fill="FFFFFF"/>
              <w:tabs>
                <w:tab w:val="left" w:pos="1665"/>
              </w:tabs>
              <w:spacing w:after="0"/>
              <w:jc w:val="center"/>
              <w:rPr>
                <w:color w:val="000000"/>
              </w:rPr>
            </w:pPr>
            <w:r>
              <w:rPr>
                <w:color w:val="000000"/>
              </w:rPr>
              <w:t>4.28e-4 @ 3 dB</w:t>
            </w:r>
          </w:p>
          <w:p w14:paraId="45C4514E" w14:textId="77777777" w:rsidR="009D7488" w:rsidRDefault="009D7488" w:rsidP="009D7488">
            <w:pPr>
              <w:shd w:val="solid" w:color="FFFFFF" w:fill="FFFFFF"/>
              <w:tabs>
                <w:tab w:val="left" w:pos="1665"/>
              </w:tabs>
              <w:spacing w:after="0"/>
              <w:jc w:val="center"/>
              <w:rPr>
                <w:color w:val="000000"/>
              </w:rPr>
            </w:pPr>
            <w:r>
              <w:rPr>
                <w:color w:val="000000"/>
              </w:rPr>
              <w:t>1.74e-5 @ 4 dB</w:t>
            </w:r>
          </w:p>
          <w:p w14:paraId="660D84AE" w14:textId="3CEBD0B6" w:rsidR="009D7488" w:rsidRDefault="009D7488" w:rsidP="009D7488">
            <w:pPr>
              <w:shd w:val="solid" w:color="FFFFFF" w:fill="FFFFFF"/>
              <w:tabs>
                <w:tab w:val="left" w:pos="1665"/>
              </w:tabs>
              <w:spacing w:after="0"/>
              <w:jc w:val="center"/>
              <w:rPr>
                <w:color w:val="000000"/>
              </w:rPr>
            </w:pPr>
            <w:r>
              <w:rPr>
                <w:color w:val="000000"/>
              </w:rPr>
              <w:t>4.40e-7 @ 5 dB</w:t>
            </w:r>
          </w:p>
        </w:tc>
      </w:tr>
      <w:tr w:rsidR="006C5969" w14:paraId="69BCEE35"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tcPr>
          <w:p w14:paraId="0FE9C9E0" w14:textId="176FF3E2" w:rsidR="006C5969" w:rsidRDefault="006C5969" w:rsidP="00E064CD">
            <w:pPr>
              <w:shd w:val="solid" w:color="FFFFFF" w:fill="FFFFFF"/>
              <w:spacing w:after="0"/>
              <w:jc w:val="left"/>
            </w:pPr>
            <w:r>
              <w:t>Forward Error Correction</w:t>
            </w:r>
          </w:p>
        </w:tc>
        <w:tc>
          <w:tcPr>
            <w:tcW w:w="7500" w:type="dxa"/>
            <w:tcBorders>
              <w:top w:val="single" w:sz="6" w:space="0" w:color="000000"/>
              <w:left w:val="single" w:sz="6" w:space="0" w:color="000000"/>
              <w:bottom w:val="single" w:sz="6" w:space="0" w:color="000000"/>
              <w:right w:val="single" w:sz="6" w:space="0" w:color="000000"/>
            </w:tcBorders>
          </w:tcPr>
          <w:p w14:paraId="16F2553E" w14:textId="301649C2" w:rsidR="006C5969" w:rsidRDefault="006C5969" w:rsidP="00E064CD">
            <w:pPr>
              <w:shd w:val="solid" w:color="FFFFFF" w:fill="FFFFFF"/>
              <w:tabs>
                <w:tab w:val="left" w:pos="1665"/>
              </w:tabs>
              <w:spacing w:after="0"/>
              <w:jc w:val="left"/>
              <w:rPr>
                <w:color w:val="000000"/>
              </w:rPr>
            </w:pPr>
            <w:r>
              <w:rPr>
                <w:color w:val="000000"/>
              </w:rPr>
              <w:t>This modem will use the (2, 1, 7) convolutional code. Viterbi decoding will operate in 3-bit (fixed point) soft-decision decoding mode.</w:t>
            </w:r>
          </w:p>
        </w:tc>
      </w:tr>
      <w:tr w:rsidR="00092305" w14:paraId="170786EF"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tcPr>
          <w:p w14:paraId="00A4CB8C" w14:textId="61709605" w:rsidR="00092305" w:rsidRDefault="00092305" w:rsidP="00E064CD">
            <w:pPr>
              <w:shd w:val="solid" w:color="FFFFFF" w:fill="FFFFFF"/>
              <w:spacing w:after="0"/>
              <w:jc w:val="left"/>
            </w:pPr>
            <w:r>
              <w:t>Interface(s)</w:t>
            </w:r>
          </w:p>
        </w:tc>
        <w:tc>
          <w:tcPr>
            <w:tcW w:w="7500" w:type="dxa"/>
            <w:tcBorders>
              <w:top w:val="single" w:sz="6" w:space="0" w:color="000000"/>
              <w:left w:val="single" w:sz="6" w:space="0" w:color="000000"/>
              <w:bottom w:val="single" w:sz="6" w:space="0" w:color="000000"/>
              <w:right w:val="single" w:sz="6" w:space="0" w:color="000000"/>
            </w:tcBorders>
          </w:tcPr>
          <w:p w14:paraId="0F5177A8" w14:textId="3E0F3F91" w:rsidR="00092305" w:rsidRDefault="00092305" w:rsidP="00E064CD">
            <w:pPr>
              <w:shd w:val="solid" w:color="FFFFFF" w:fill="FFFFFF"/>
              <w:tabs>
                <w:tab w:val="left" w:pos="1665"/>
              </w:tabs>
              <w:spacing w:after="0"/>
              <w:jc w:val="left"/>
              <w:rPr>
                <w:color w:val="000000"/>
              </w:rPr>
            </w:pPr>
            <w:r>
              <w:rPr>
                <w:color w:val="000000"/>
              </w:rPr>
              <w:t>Modified 19-bit AWGN core (Verilog)</w:t>
            </w:r>
          </w:p>
          <w:p w14:paraId="4D217161" w14:textId="2120CB8B" w:rsidR="00092305" w:rsidRDefault="00092305" w:rsidP="00E064CD">
            <w:pPr>
              <w:shd w:val="solid" w:color="FFFFFF" w:fill="FFFFFF"/>
              <w:tabs>
                <w:tab w:val="left" w:pos="1665"/>
              </w:tabs>
              <w:spacing w:after="0"/>
              <w:jc w:val="left"/>
              <w:rPr>
                <w:color w:val="000000"/>
              </w:rPr>
            </w:pPr>
            <w:r>
              <w:rPr>
                <w:color w:val="000000"/>
              </w:rPr>
              <w:t>BERT: RS-232 (1200 b/sec, 1 parity bit, 1 stop bit, no flow control)</w:t>
            </w:r>
          </w:p>
        </w:tc>
      </w:tr>
    </w:tbl>
    <w:p w14:paraId="2B49F946" w14:textId="4436683A" w:rsidR="008051DE" w:rsidRDefault="008051DE" w:rsidP="00FF70F4">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sidR="00ED3AF3">
        <w:rPr>
          <w:b w:val="0"/>
          <w:noProof/>
          <w:sz w:val="22"/>
          <w:szCs w:val="22"/>
        </w:rPr>
        <w:t>1</w:t>
      </w:r>
      <w:r w:rsidRPr="006F1892">
        <w:rPr>
          <w:b w:val="0"/>
          <w:sz w:val="22"/>
          <w:szCs w:val="22"/>
        </w:rPr>
        <w:fldChar w:fldCharType="end"/>
      </w:r>
      <w:r w:rsidRPr="006F1892">
        <w:rPr>
          <w:b w:val="0"/>
          <w:sz w:val="22"/>
          <w:szCs w:val="22"/>
        </w:rPr>
        <w:t>. Functional design constra</w:t>
      </w:r>
      <w:r w:rsidR="00FF70F4">
        <w:rPr>
          <w:b w:val="0"/>
          <w:sz w:val="22"/>
          <w:szCs w:val="22"/>
        </w:rPr>
        <w:t>ints for the all three systems.</w:t>
      </w:r>
    </w:p>
    <w:p w14:paraId="048EB7CB" w14:textId="77777777" w:rsidR="00FF70F4" w:rsidRPr="00FF70F4" w:rsidRDefault="00FF70F4" w:rsidP="00FF70F4"/>
    <w:p w14:paraId="4FECBC29" w14:textId="77777777" w:rsidR="008051DE" w:rsidRDefault="008051DE" w:rsidP="008051DE">
      <w:pPr>
        <w:pStyle w:val="Heading2"/>
        <w:numPr>
          <w:ilvl w:val="1"/>
          <w:numId w:val="27"/>
        </w:numPr>
        <w:textAlignment w:val="auto"/>
      </w:pPr>
      <w:bookmarkStart w:id="33" w:name="_Toc373112951"/>
      <w:bookmarkStart w:id="34" w:name="_Toc379111483"/>
      <w:bookmarkEnd w:id="29"/>
      <w:r>
        <w:t>Non-Functional Design Constraints (Brandon)</w:t>
      </w:r>
      <w:bookmarkEnd w:id="33"/>
      <w:bookmarkEnd w:id="34"/>
    </w:p>
    <w:p w14:paraId="47FB408B" w14:textId="78EAFC23" w:rsidR="008051DE" w:rsidRDefault="008051DE" w:rsidP="008051DE">
      <w:r>
        <w:t xml:space="preserve">These non-functional design constraints are based off of the </w:t>
      </w:r>
      <w:r w:rsidR="0073611F">
        <w:t>Trenz Electronics Micromodule Spartan-6 XCSLX45-2CSG484I FPGA development board (product#: TE0630-00I) and Trenz Electronics Demo Carrier Board for Industrial Micromodule TE0300/TE0630 (product#: TE03</w:t>
      </w:r>
      <w:r w:rsidR="00092305">
        <w:t>04-00).</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3167792E" w:rsidR="008051DE" w:rsidRDefault="00984033" w:rsidP="00E064CD">
            <w:pPr>
              <w:spacing w:after="0"/>
              <w:jc w:val="left"/>
            </w:pPr>
            <w:r>
              <w:t>FPGA Board: $204.64</w:t>
            </w:r>
            <w:r w:rsidR="0073611F">
              <w:t>, Carrier Board</w:t>
            </w:r>
            <w:r>
              <w:t xml:space="preserve">: </w:t>
            </w:r>
            <w:r w:rsidR="0073611F">
              <w:t>$81.03</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1D6DF7DA" w:rsidR="008051DE" w:rsidRDefault="0073611F" w:rsidP="00E064CD">
            <w:pPr>
              <w:spacing w:after="0"/>
              <w:jc w:val="left"/>
              <w:rPr>
                <w:color w:val="000000"/>
              </w:rPr>
            </w:pPr>
            <w:r>
              <w:rPr>
                <w:color w:val="000000"/>
              </w:rPr>
              <w:t>FPGA Industrial grade: -40° C to 100° 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AD3E89F" w:rsidR="008051DE" w:rsidRDefault="0073611F" w:rsidP="00E064CD">
            <w:pPr>
              <w:spacing w:after="0"/>
              <w:jc w:val="left"/>
              <w:rPr>
                <w:color w:val="000000"/>
              </w:rPr>
            </w:pPr>
            <w:r>
              <w:rPr>
                <w:color w:val="000000"/>
              </w:rPr>
              <w:t>Carrier Board: USB bus power supply</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674FC8B6" w:rsidR="008051DE" w:rsidRDefault="0073611F" w:rsidP="0073611F">
            <w:pPr>
              <w:spacing w:after="0"/>
              <w:jc w:val="left"/>
              <w:rPr>
                <w:color w:val="000000"/>
              </w:rPr>
            </w:pPr>
            <w:r>
              <w:rPr>
                <w:color w:val="000000"/>
              </w:rPr>
              <w:t xml:space="preserve">Carrier </w:t>
            </w:r>
            <w:r w:rsidR="008051DE">
              <w:rPr>
                <w:color w:val="000000"/>
              </w:rPr>
              <w:t xml:space="preserve">Board: </w:t>
            </w:r>
            <w:r>
              <w:rPr>
                <w:color w:val="000000"/>
              </w:rPr>
              <w:t>115 x 79 mm</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2E901B4B" w:rsidR="008051DE" w:rsidRDefault="0073611F" w:rsidP="00E064CD">
            <w:pPr>
              <w:spacing w:after="0"/>
              <w:jc w:val="left"/>
              <w:rPr>
                <w:color w:val="000000"/>
              </w:rPr>
            </w:pPr>
            <w:r>
              <w:rPr>
                <w:color w:val="000000"/>
              </w:rPr>
              <w:t>N/A</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sidR="00ED3AF3">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5" w:name="_Ref49480655"/>
      <w:bookmarkStart w:id="36" w:name="_Toc379111484"/>
      <w:r>
        <w:t>APPROACH</w:t>
      </w:r>
      <w:bookmarkEnd w:id="35"/>
      <w:bookmarkEnd w:id="36"/>
    </w:p>
    <w:p w14:paraId="1B78A4E3" w14:textId="73BD660C" w:rsidR="009534CA" w:rsidRDefault="008051DE" w:rsidP="008051DE">
      <w:pPr>
        <w:pStyle w:val="Heading2"/>
        <w:numPr>
          <w:ilvl w:val="1"/>
          <w:numId w:val="27"/>
        </w:numPr>
        <w:textAlignment w:val="auto"/>
      </w:pPr>
      <w:bookmarkStart w:id="37" w:name="_Toc379111485"/>
      <w:r>
        <w:t>Software Simulation Using Matlab/Simulink</w:t>
      </w:r>
      <w:bookmarkEnd w:id="37"/>
    </w:p>
    <w:p w14:paraId="194971BA" w14:textId="4C7E8486" w:rsidR="008051DE" w:rsidRDefault="008051DE" w:rsidP="008051DE">
      <w:r>
        <w:t xml:space="preserve">Simulink provides a graphical design </w:t>
      </w:r>
      <w:r w:rsidR="0068514C">
        <w:t>environment</w:t>
      </w:r>
      <w:r>
        <w:t xml:space="preserve"> for rapid prototyping and simulation of the various subsystems </w:t>
      </w:r>
      <w:r w:rsidR="0068514C">
        <w:t>and circuits required by the FEC-BPSK modem</w:t>
      </w:r>
      <w:r>
        <w:t xml:space="preserve">.  </w:t>
      </w:r>
      <w:r w:rsidR="0068514C">
        <w:t xml:space="preserve">Each system, subsystem, and circuit was designed using a black box approach.  Not only does this allow </w:t>
      </w:r>
      <w:r w:rsidR="0050654A">
        <w:t>seamless integration of</w:t>
      </w:r>
      <w:r w:rsidR="0068514C">
        <w:t xml:space="preserve"> </w:t>
      </w:r>
      <w:r w:rsidR="0050654A">
        <w:t>our individual design</w:t>
      </w:r>
      <w:r w:rsidR="0068514C">
        <w:t xml:space="preserve">s, but it also </w:t>
      </w:r>
      <w:r w:rsidR="0050654A">
        <w:t>helps organize the design modularly to be carried over to FPGA</w:t>
      </w:r>
      <w:r>
        <w:t xml:space="preserve">.  In addition, Simulink provides the tools and </w:t>
      </w:r>
      <w:r w:rsidR="0050654A">
        <w:t>block sets</w:t>
      </w:r>
      <w:r>
        <w:t xml:space="preserve"> necessary to evaluate the performance of our system under a variety of </w:t>
      </w:r>
      <w:r>
        <w:lastRenderedPageBreak/>
        <w:t xml:space="preserve">conditions.  Of particular importance </w:t>
      </w:r>
      <w:r w:rsidR="0050654A">
        <w:t>is</w:t>
      </w:r>
      <w:r>
        <w:t xml:space="preserve"> the evaluation of </w:t>
      </w:r>
      <w:r w:rsidR="0050654A">
        <w:t xml:space="preserve">BER </w:t>
      </w:r>
      <w:r>
        <w:t xml:space="preserve">performance </w:t>
      </w:r>
      <w:r w:rsidR="0050654A">
        <w:t xml:space="preserve">in </w:t>
      </w:r>
      <w:r>
        <w:t xml:space="preserve">AWGN and phase and frequency shifts.  These are conditions that all modems are expected to able to handle.  </w:t>
      </w:r>
    </w:p>
    <w:p w14:paraId="61D9F0D7" w14:textId="5C13CED0" w:rsidR="008051DE" w:rsidRDefault="008051DE" w:rsidP="00644133">
      <w:r>
        <w:t xml:space="preserve">The remainder of the section is organized as follows, section 3.1.1 will consider the Simulink design of the Manchester encoder and decoder </w:t>
      </w:r>
      <w:r w:rsidR="00CA4326">
        <w:t>subsystems.</w:t>
      </w:r>
      <w:r>
        <w:t xml:space="preserve">  In section 3.1.2, the </w:t>
      </w:r>
      <w:r w:rsidR="00CA4326">
        <w:t>modulator</w:t>
      </w:r>
      <w:r>
        <w:t xml:space="preserve"> </w:t>
      </w:r>
      <w:r w:rsidR="00CA4326">
        <w:t>subsystem</w:t>
      </w:r>
      <w:r>
        <w:t xml:space="preserve"> is discussed.  Then in 3.1.3, </w:t>
      </w:r>
      <w:r w:rsidR="00CA4326">
        <w:t>the</w:t>
      </w:r>
      <w:r>
        <w:t xml:space="preserve"> demodulation </w:t>
      </w:r>
      <w:r w:rsidR="00CA4326">
        <w:t xml:space="preserve">subsystem </w:t>
      </w:r>
      <w:r>
        <w:t xml:space="preserve">of BPSK is discussed by examining </w:t>
      </w:r>
      <w:r w:rsidR="00CA4326">
        <w:t>Costas Loop carrier recovery circuit and the Early-Late gate timing and data recovery circuit.</w:t>
      </w:r>
      <w:r>
        <w:t>.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w:t>
      </w:r>
      <w:r w:rsidR="00644133">
        <w:t xml:space="preserve"> the BER of the BPSK modem.</w:t>
      </w:r>
    </w:p>
    <w:p w14:paraId="7211C8B6" w14:textId="66D10AA4" w:rsidR="008051DE" w:rsidRDefault="00CA4326" w:rsidP="008051DE">
      <w:pPr>
        <w:pStyle w:val="Heading3"/>
        <w:numPr>
          <w:ilvl w:val="2"/>
          <w:numId w:val="27"/>
        </w:numPr>
        <w:tabs>
          <w:tab w:val="left" w:pos="720"/>
        </w:tabs>
        <w:ind w:left="0"/>
        <w:textAlignment w:val="auto"/>
      </w:pPr>
      <w:bookmarkStart w:id="38" w:name="_Toc379111486"/>
      <w:r>
        <w:t>FEC-</w:t>
      </w:r>
      <w:r w:rsidR="008051DE">
        <w:t>BPSK</w:t>
      </w:r>
      <w:r>
        <w:t xml:space="preserve"> Modulator</w:t>
      </w:r>
      <w:bookmarkEnd w:id="38"/>
    </w:p>
    <w:p w14:paraId="2F4DEB66" w14:textId="26E261F9"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xml:space="preserve">, represented mathematically </w:t>
      </w:r>
      <w:r w:rsidR="00644133">
        <w:rPr>
          <w:szCs w:val="22"/>
        </w:rPr>
        <w:t>by equation</w:t>
      </w:r>
      <w:r>
        <w:rPr>
          <w:szCs w:val="22"/>
        </w:rPr>
        <w:t xml:space="preserve"> (6).</w:t>
      </w:r>
    </w:p>
    <w:p w14:paraId="5E6F7BC4" w14:textId="77777777" w:rsidR="005D4658" w:rsidRDefault="005D4658" w:rsidP="008051DE">
      <w:pPr>
        <w:rPr>
          <w:szCs w:val="22"/>
        </w:rPr>
      </w:pPr>
    </w:p>
    <w:p w14:paraId="5B4C7681" w14:textId="7FC3DA33" w:rsidR="008051DE" w:rsidRPr="00A0153D" w:rsidRDefault="00644133" w:rsidP="008051DE">
      <w:pPr>
        <w:pStyle w:val="Caption"/>
        <w:rPr>
          <w:b w:val="0"/>
        </w:rPr>
      </w:pPr>
      <m:oMathPara>
        <m:oMathParaPr>
          <m:jc m:val="right"/>
        </m:oMathParaPr>
        <m:oMath>
          <m:r>
            <m:rPr>
              <m:sty m:val="bi"/>
            </m:rPr>
            <w:rPr>
              <w:rFonts w:ascii="Cambria Math" w:hAnsi="Cambria Math"/>
            </w:rPr>
            <m:t>s</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m:t>
          </m:r>
          <m:d>
            <m:dPr>
              <m:begChr m:val="{"/>
              <m:endChr m:val=""/>
              <m:ctrlPr>
                <w:rPr>
                  <w:rFonts w:ascii="Cambria Math" w:hAnsi="Cambria Math"/>
                  <w:b w:val="0"/>
                  <w:i/>
                </w:rPr>
              </m:ctrlPr>
            </m:dPr>
            <m:e>
              <m:eqArr>
                <m:eqArrPr>
                  <m:ctrlPr>
                    <w:rPr>
                      <w:rFonts w:ascii="Cambria Math" w:hAnsi="Cambria Math"/>
                      <w:b w:val="0"/>
                      <w:i/>
                    </w:rPr>
                  </m:ctrlPr>
                </m:eqArrPr>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m:t>
                          </m:r>
                        </m:e>
                      </m:d>
                    </m:e>
                  </m:func>
                  <m:r>
                    <m:rPr>
                      <m:sty m:val="bi"/>
                    </m:rPr>
                    <w:rPr>
                      <w:rFonts w:ascii="Cambria Math" w:hAnsi="Cambria Math"/>
                    </w:rPr>
                    <m:t>,            logic '1'</m:t>
                  </m:r>
                </m:e>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t+π</m:t>
                          </m:r>
                        </m:e>
                      </m:d>
                    </m:e>
                  </m:func>
                  <m:r>
                    <m:rPr>
                      <m:sty m:val="bi"/>
                    </m:rPr>
                    <w:rPr>
                      <w:rFonts w:ascii="Cambria Math" w:hAnsi="Cambria Math"/>
                    </w:rPr>
                    <m:t>,    logic '0'</m:t>
                  </m:r>
                </m:e>
              </m:eqArr>
            </m:e>
          </m:d>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2</m:t>
          </m:r>
          <m:r>
            <w:rPr>
              <w:rFonts w:ascii="Cambria Math" w:hAnsi="Cambria Math"/>
              <w:b w:val="0"/>
              <w:i/>
            </w:rPr>
            <w:fldChar w:fldCharType="end"/>
          </m:r>
          <m:r>
            <m:rPr>
              <m:sty m:val="bi"/>
            </m:rPr>
            <w:rPr>
              <w:rFonts w:ascii="Cambria Math" w:hAnsi="Cambria Math"/>
            </w:rPr>
            <m:t>)</m:t>
          </m:r>
        </m:oMath>
      </m:oMathPara>
    </w:p>
    <w:p w14:paraId="15E1232D" w14:textId="77777777" w:rsidR="005D4658" w:rsidRDefault="005D4658" w:rsidP="008051DE">
      <w:pPr>
        <w:rPr>
          <w:szCs w:val="22"/>
        </w:rPr>
      </w:pPr>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790F2F0A" w14:textId="77777777" w:rsidR="005D4658" w:rsidRDefault="005D4658" w:rsidP="008051DE">
      <w:pPr>
        <w:rPr>
          <w:szCs w:val="22"/>
        </w:rPr>
      </w:pPr>
    </w:p>
    <w:p w14:paraId="69D8BB4B" w14:textId="2A5AFDB5" w:rsidR="008051DE" w:rsidRPr="00A0153D" w:rsidRDefault="00804514" w:rsidP="008051DE">
      <w:pPr>
        <w:pStyle w:val="Caption"/>
        <w:rPr>
          <w:b w:val="0"/>
        </w:rPr>
      </w:pPr>
      <m:oMathPara>
        <m:oMathParaPr>
          <m:jc m:val="right"/>
        </m:oMathParaPr>
        <m:oMath>
          <m:r>
            <m:rPr>
              <m:sty m:val="bi"/>
            </m:rPr>
            <w:rPr>
              <w:rFonts w:ascii="Cambria Math" w:hAnsi="Cambria Math"/>
            </w:rPr>
            <m:t>s</m:t>
          </m:r>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m:t>
          </m:r>
          <m:d>
            <m:dPr>
              <m:begChr m:val="{"/>
              <m:endChr m:val=""/>
              <m:ctrlPr>
                <w:rPr>
                  <w:rFonts w:ascii="Cambria Math" w:hAnsi="Cambria Math"/>
                  <w:b w:val="0"/>
                  <w:i/>
                </w:rPr>
              </m:ctrlPr>
            </m:dPr>
            <m:e>
              <m:eqArr>
                <m:eqArrPr>
                  <m:ctrlPr>
                    <w:rPr>
                      <w:rFonts w:ascii="Cambria Math" w:hAnsi="Cambria Math"/>
                      <w:b w:val="0"/>
                      <w:i/>
                    </w:rPr>
                  </m:ctrlPr>
                </m:eqArrPr>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m:t>
                          </m:r>
                        </m:e>
                      </m:d>
                    </m:e>
                  </m:func>
                  <m:r>
                    <m:rPr>
                      <m:sty m:val="bi"/>
                    </m:rPr>
                    <w:rPr>
                      <w:rFonts w:ascii="Cambria Math" w:hAnsi="Cambria Math"/>
                    </w:rPr>
                    <m:t>,            logic '1'</m:t>
                  </m:r>
                </m:e>
                <m:e>
                  <m:r>
                    <m:rPr>
                      <m:sty m:val="bi"/>
                    </m:rPr>
                    <w:rPr>
                      <w:rFonts w:ascii="Cambria Math" w:hAnsi="Cambria Math"/>
                    </w:rPr>
                    <m:t>-A</m:t>
                  </m:r>
                  <m:func>
                    <m:funcPr>
                      <m:ctrlPr>
                        <w:rPr>
                          <w:rFonts w:ascii="Cambria Math" w:hAnsi="Cambria Math"/>
                          <w:b w:val="0"/>
                          <w:i/>
                        </w:rPr>
                      </m:ctrlPr>
                    </m:funcPr>
                    <m:fName>
                      <m:r>
                        <m:rPr>
                          <m:sty m:val="b"/>
                        </m:rPr>
                        <w:rPr>
                          <w:rFonts w:ascii="Cambria Math" w:hAnsi="Cambria Math"/>
                        </w:rPr>
                        <m:t>sin</m:t>
                      </m:r>
                    </m:fName>
                    <m:e>
                      <m:d>
                        <m:dPr>
                          <m:ctrlPr>
                            <w:rPr>
                              <w:rFonts w:ascii="Cambria Math" w:hAnsi="Cambria Math"/>
                              <w:b w:val="0"/>
                              <w:i/>
                            </w:rPr>
                          </m:ctrlPr>
                        </m:dPr>
                        <m:e>
                          <m:r>
                            <m:rPr>
                              <m:sty m:val="bi"/>
                            </m:rPr>
                            <w:rPr>
                              <w:rFonts w:ascii="Cambria Math" w:hAnsi="Cambria Math"/>
                            </w:rPr>
                            <m:t>2</m:t>
                          </m:r>
                          <m:r>
                            <m:rPr>
                              <m:sty m:val="bi"/>
                            </m:rPr>
                            <w:rPr>
                              <w:rFonts w:ascii="Cambria Math" w:hAnsi="Cambria Math"/>
                            </w:rPr>
                            <m:t>π</m:t>
                          </m:r>
                          <m:sSub>
                            <m:sSubPr>
                              <m:ctrlPr>
                                <w:rPr>
                                  <w:rFonts w:ascii="Cambria Math" w:hAnsi="Cambria Math"/>
                                  <w:b w:val="0"/>
                                  <w:i/>
                                </w:rPr>
                              </m:ctrlPr>
                            </m:sSubPr>
                            <m:e>
                              <m:r>
                                <m:rPr>
                                  <m:sty m:val="bi"/>
                                </m:rPr>
                                <w:rPr>
                                  <w:rFonts w:ascii="Cambria Math" w:hAnsi="Cambria Math"/>
                                </w:rPr>
                                <m:t>f</m:t>
                              </m:r>
                            </m:e>
                            <m:sub>
                              <m:r>
                                <m:rPr>
                                  <m:sty m:val="bi"/>
                                </m:rPr>
                                <w:rPr>
                                  <w:rFonts w:ascii="Cambria Math" w:hAnsi="Cambria Math"/>
                                </w:rPr>
                                <m:t>c</m:t>
                              </m:r>
                            </m:sub>
                          </m:sSub>
                          <m:r>
                            <m:rPr>
                              <m:sty m:val="bi"/>
                            </m:rPr>
                            <w:rPr>
                              <w:rFonts w:ascii="Cambria Math" w:hAnsi="Cambria Math"/>
                            </w:rPr>
                            <m:t>t</m:t>
                          </m:r>
                        </m:e>
                      </m:d>
                    </m:e>
                  </m:func>
                  <m:r>
                    <m:rPr>
                      <m:sty m:val="bi"/>
                    </m:rPr>
                    <w:rPr>
                      <w:rFonts w:ascii="Cambria Math" w:hAnsi="Cambria Math"/>
                    </w:rPr>
                    <m:t>,         logic '0'</m:t>
                  </m:r>
                </m:e>
              </m:eqArr>
            </m:e>
          </m:d>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3</m:t>
          </m:r>
          <m:r>
            <w:rPr>
              <w:rFonts w:ascii="Cambria Math" w:hAnsi="Cambria Math"/>
              <w:b w:val="0"/>
              <w:i/>
            </w:rPr>
            <w:fldChar w:fldCharType="end"/>
          </m:r>
          <m:r>
            <m:rPr>
              <m:sty m:val="bi"/>
            </m:rPr>
            <w:rPr>
              <w:rFonts w:ascii="Cambria Math" w:hAnsi="Cambria Math"/>
            </w:rPr>
            <m:t>)</m:t>
          </m:r>
        </m:oMath>
      </m:oMathPara>
    </w:p>
    <w:p w14:paraId="568C8D97" w14:textId="77777777" w:rsidR="005D4658" w:rsidRPr="005D4658" w:rsidRDefault="005D4658" w:rsidP="005D4658"/>
    <w:p w14:paraId="3A960E41" w14:textId="1192A8AB"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w:t>
      </w:r>
      <w:r w:rsidR="00F079CE">
        <w:rPr>
          <w:szCs w:val="22"/>
        </w:rPr>
        <w:t>was</w:t>
      </w:r>
      <w:r>
        <w:rPr>
          <w:szCs w:val="22"/>
        </w:rPr>
        <w:t xml:space="preserve"> designed to </w:t>
      </w:r>
      <w:r w:rsidR="00F079CE">
        <w:rPr>
          <w:szCs w:val="22"/>
        </w:rPr>
        <w:t xml:space="preserve">modulate a 2400 b/sec NRZ data stream by </w:t>
      </w:r>
      <w:r>
        <w:rPr>
          <w:szCs w:val="22"/>
        </w:rPr>
        <w:t>gat</w:t>
      </w:r>
      <w:r w:rsidR="00F079CE">
        <w:rPr>
          <w:szCs w:val="22"/>
        </w:rPr>
        <w:t>ing</w:t>
      </w:r>
      <w:r>
        <w:rPr>
          <w:szCs w:val="22"/>
        </w:rPr>
        <w:t xml:space="preserve"> two antipodal sinusoidal carriers </w:t>
      </w:r>
      <w:r w:rsidR="00F079CE">
        <w:rPr>
          <w:szCs w:val="22"/>
        </w:rPr>
        <w:t xml:space="preserve">with amplitude, </w:t>
      </w:r>
      <m:oMath>
        <m:r>
          <w:rPr>
            <w:rFonts w:ascii="Cambria Math" w:hAnsi="Cambria Math"/>
            <w:szCs w:val="22"/>
          </w:rPr>
          <m:t>A=5 V</m:t>
        </m:r>
      </m:oMath>
      <w:r>
        <w:rPr>
          <w:szCs w:val="22"/>
        </w:rPr>
        <w:t xml:space="preserve"> and</w:t>
      </w:r>
      <w:r w:rsidR="00F079CE">
        <w:rPr>
          <w:szCs w:val="22"/>
        </w:rPr>
        <w:t xml:space="preserve"> a carrier frequency, </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=4800 Hz</m:t>
        </m:r>
      </m:oMath>
      <w:r>
        <w:rPr>
          <w:szCs w:val="22"/>
        </w:rPr>
        <w:t xml:space="preserve">.  This implementation is illustrated in Figure </w:t>
      </w:r>
      <w:r w:rsidR="00F079CE">
        <w:rPr>
          <w:szCs w:val="22"/>
        </w:rPr>
        <w:t>7</w:t>
      </w:r>
      <w:r>
        <w:rPr>
          <w:szCs w:val="22"/>
        </w:rPr>
        <w:t>.</w:t>
      </w:r>
    </w:p>
    <w:p w14:paraId="29AD9D92" w14:textId="77777777" w:rsidR="008051DE" w:rsidRDefault="008051DE" w:rsidP="008051DE">
      <w:pPr>
        <w:rPr>
          <w:szCs w:val="22"/>
        </w:rPr>
      </w:pPr>
    </w:p>
    <w:p w14:paraId="0482A83C" w14:textId="1F4EEE5C" w:rsidR="008051DE" w:rsidRDefault="00804514" w:rsidP="008051DE">
      <w:pPr>
        <w:jc w:val="center"/>
        <w:rPr>
          <w:szCs w:val="22"/>
        </w:rPr>
      </w:pPr>
      <w:r>
        <w:rPr>
          <w:noProof/>
        </w:rPr>
        <w:lastRenderedPageBreak/>
        <w:drawing>
          <wp:inline distT="0" distB="0" distL="0" distR="0" wp14:anchorId="321B0615" wp14:editId="2122760B">
            <wp:extent cx="3952875" cy="176420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69" t="38483" r="21474" b="23603"/>
                    <a:stretch/>
                  </pic:blipFill>
                  <pic:spPr bwMode="auto">
                    <a:xfrm>
                      <a:off x="0" y="0"/>
                      <a:ext cx="3979319" cy="1776005"/>
                    </a:xfrm>
                    <a:prstGeom prst="rect">
                      <a:avLst/>
                    </a:prstGeom>
                    <a:ln>
                      <a:noFill/>
                    </a:ln>
                    <a:extLst>
                      <a:ext uri="{53640926-AAD7-44D8-BBD7-CCE9431645EC}">
                        <a14:shadowObscured xmlns:a14="http://schemas.microsoft.com/office/drawing/2010/main"/>
                      </a:ext>
                    </a:extLst>
                  </pic:spPr>
                </pic:pic>
              </a:graphicData>
            </a:graphic>
          </wp:inline>
        </w:drawing>
      </w:r>
    </w:p>
    <w:p w14:paraId="237CB022" w14:textId="77777777" w:rsidR="008051DE" w:rsidRPr="00F079CE" w:rsidRDefault="008051DE" w:rsidP="00F079CE">
      <w:pPr>
        <w:ind w:left="1170" w:right="990"/>
        <w:rPr>
          <w:sz w:val="20"/>
          <w:szCs w:val="22"/>
        </w:rPr>
      </w:pPr>
      <w:r w:rsidRPr="00F079CE">
        <w:rPr>
          <w:sz w:val="20"/>
          <w:szCs w:val="22"/>
        </w:rPr>
        <w:t xml:space="preserve">Figure </w:t>
      </w:r>
      <w:r w:rsidRPr="00F079CE">
        <w:rPr>
          <w:sz w:val="20"/>
          <w:szCs w:val="22"/>
        </w:rPr>
        <w:fldChar w:fldCharType="begin"/>
      </w:r>
      <w:r w:rsidRPr="00F079CE">
        <w:rPr>
          <w:sz w:val="20"/>
          <w:szCs w:val="22"/>
        </w:rPr>
        <w:instrText xml:space="preserve"> SEQ Figure \* ARABIC </w:instrText>
      </w:r>
      <w:r w:rsidRPr="00F079CE">
        <w:rPr>
          <w:sz w:val="20"/>
          <w:szCs w:val="22"/>
        </w:rPr>
        <w:fldChar w:fldCharType="separate"/>
      </w:r>
      <w:r w:rsidR="00ED3AF3">
        <w:rPr>
          <w:noProof/>
          <w:sz w:val="20"/>
          <w:szCs w:val="22"/>
        </w:rPr>
        <w:t>7</w:t>
      </w:r>
      <w:r w:rsidRPr="00F079CE">
        <w:rPr>
          <w:sz w:val="20"/>
          <w:szCs w:val="22"/>
        </w:rPr>
        <w:fldChar w:fldCharType="end"/>
      </w:r>
      <w:r w:rsidRPr="00F079CE">
        <w:rPr>
          <w:sz w:val="20"/>
          <w:szCs w:val="22"/>
        </w:rPr>
        <w:t>.  BPSK modulator that uses the Manchester data stream to gate two antipodal sinusoidal carriers that result in the BPSK modulated signal.</w:t>
      </w:r>
    </w:p>
    <w:p w14:paraId="017DD3E2" w14:textId="31CE9D26" w:rsidR="008051DE" w:rsidRDefault="008051DE" w:rsidP="008051DE">
      <w:pPr>
        <w:rPr>
          <w:szCs w:val="22"/>
        </w:rPr>
      </w:pPr>
      <w:r>
        <w:rPr>
          <w:szCs w:val="22"/>
        </w:rPr>
        <w:t xml:space="preserve">Figure </w:t>
      </w:r>
      <w:r w:rsidR="005D4658">
        <w:rPr>
          <w:szCs w:val="22"/>
        </w:rPr>
        <w:t xml:space="preserve">8 </w:t>
      </w:r>
      <w:r>
        <w:rPr>
          <w:szCs w:val="22"/>
        </w:rPr>
        <w:t xml:space="preserve">illustrates the operation of the </w:t>
      </w:r>
      <w:r w:rsidR="005D4658">
        <w:rPr>
          <w:szCs w:val="22"/>
        </w:rPr>
        <w:t>BPSK modulator.  When a binary ‘1’ is input to the modulator</w:t>
      </w:r>
      <w:r>
        <w:rPr>
          <w:szCs w:val="22"/>
        </w:rPr>
        <w:t xml:space="preserve">, the positive sine wave is transmitted and when </w:t>
      </w:r>
      <w:r w:rsidR="005D4658">
        <w:rPr>
          <w:szCs w:val="22"/>
        </w:rPr>
        <w:t>a</w:t>
      </w:r>
      <w:r>
        <w:rPr>
          <w:szCs w:val="22"/>
        </w:rPr>
        <w:t xml:space="preserve"> </w:t>
      </w:r>
      <w:r w:rsidR="005D4658">
        <w:rPr>
          <w:szCs w:val="22"/>
        </w:rPr>
        <w:t>binary ‘0’</w:t>
      </w:r>
      <w:r>
        <w:rPr>
          <w:szCs w:val="22"/>
        </w:rPr>
        <w:t xml:space="preserve"> </w:t>
      </w:r>
      <w:r w:rsidR="005D4658">
        <w:rPr>
          <w:szCs w:val="22"/>
        </w:rPr>
        <w:t>is input</w:t>
      </w:r>
      <w:r>
        <w:rPr>
          <w:szCs w:val="22"/>
        </w:rPr>
        <w:t>, the negative sine wave is transmitted.</w:t>
      </w:r>
    </w:p>
    <w:p w14:paraId="54CDAE77" w14:textId="77777777" w:rsidR="00804514" w:rsidRDefault="00804514" w:rsidP="005D4658">
      <w:pPr>
        <w:rPr>
          <w:noProof/>
        </w:rPr>
      </w:pPr>
    </w:p>
    <w:p w14:paraId="53363C2C" w14:textId="161615D9" w:rsidR="008051DE" w:rsidRDefault="00124CF5" w:rsidP="008051DE">
      <w:pPr>
        <w:jc w:val="center"/>
        <w:rPr>
          <w:szCs w:val="22"/>
        </w:rPr>
      </w:pPr>
      <w:r>
        <w:rPr>
          <w:noProof/>
          <w:szCs w:val="22"/>
        </w:rPr>
        <w:drawing>
          <wp:inline distT="0" distB="0" distL="0" distR="0" wp14:anchorId="6850E72B" wp14:editId="3B005BB0">
            <wp:extent cx="4448175" cy="91054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ator_NRZ_Waveform.jpg"/>
                    <pic:cNvPicPr/>
                  </pic:nvPicPr>
                  <pic:blipFill>
                    <a:blip r:embed="rId15">
                      <a:extLst>
                        <a:ext uri="{28A0092B-C50C-407E-A947-70E740481C1C}">
                          <a14:useLocalDpi xmlns:a14="http://schemas.microsoft.com/office/drawing/2010/main" val="0"/>
                        </a:ext>
                      </a:extLst>
                    </a:blip>
                    <a:stretch>
                      <a:fillRect/>
                    </a:stretch>
                  </pic:blipFill>
                  <pic:spPr>
                    <a:xfrm>
                      <a:off x="0" y="0"/>
                      <a:ext cx="4615723" cy="944843"/>
                    </a:xfrm>
                    <a:prstGeom prst="rect">
                      <a:avLst/>
                    </a:prstGeom>
                  </pic:spPr>
                </pic:pic>
              </a:graphicData>
            </a:graphic>
          </wp:inline>
        </w:drawing>
      </w:r>
    </w:p>
    <w:p w14:paraId="2A86C7FB" w14:textId="32885F64" w:rsidR="00124CF5" w:rsidRDefault="005D4658" w:rsidP="008051DE">
      <w:pPr>
        <w:jc w:val="center"/>
        <w:rPr>
          <w:szCs w:val="22"/>
        </w:rPr>
      </w:pPr>
      <w:r>
        <w:rPr>
          <w:noProof/>
          <w:szCs w:val="22"/>
        </w:rPr>
        <w:drawing>
          <wp:inline distT="0" distB="0" distL="0" distR="0" wp14:anchorId="34C0551F" wp14:editId="4A449B68">
            <wp:extent cx="4381500" cy="1073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tor_BPSK_Waveform.jpg"/>
                    <pic:cNvPicPr/>
                  </pic:nvPicPr>
                  <pic:blipFill rotWithShape="1">
                    <a:blip r:embed="rId16">
                      <a:extLst>
                        <a:ext uri="{28A0092B-C50C-407E-A947-70E740481C1C}">
                          <a14:useLocalDpi xmlns:a14="http://schemas.microsoft.com/office/drawing/2010/main" val="0"/>
                        </a:ext>
                      </a:extLst>
                    </a:blip>
                    <a:srcRect t="5964"/>
                    <a:stretch/>
                  </pic:blipFill>
                  <pic:spPr bwMode="auto">
                    <a:xfrm>
                      <a:off x="0" y="0"/>
                      <a:ext cx="4525841" cy="1109159"/>
                    </a:xfrm>
                    <a:prstGeom prst="rect">
                      <a:avLst/>
                    </a:prstGeom>
                    <a:ln>
                      <a:noFill/>
                    </a:ln>
                    <a:extLst>
                      <a:ext uri="{53640926-AAD7-44D8-BBD7-CCE9431645EC}">
                        <a14:shadowObscured xmlns:a14="http://schemas.microsoft.com/office/drawing/2010/main"/>
                      </a:ext>
                    </a:extLst>
                  </pic:spPr>
                </pic:pic>
              </a:graphicData>
            </a:graphic>
          </wp:inline>
        </w:drawing>
      </w:r>
    </w:p>
    <w:p w14:paraId="62AF513B" w14:textId="1AD9540E" w:rsidR="008051DE" w:rsidRPr="00124CF5" w:rsidRDefault="008051DE" w:rsidP="005D4658">
      <w:pPr>
        <w:pStyle w:val="Caption"/>
        <w:ind w:left="630" w:right="810"/>
        <w:rPr>
          <w:b w:val="0"/>
          <w:szCs w:val="22"/>
        </w:rPr>
      </w:pPr>
      <w:r w:rsidRPr="00124CF5">
        <w:rPr>
          <w:b w:val="0"/>
          <w:szCs w:val="22"/>
        </w:rPr>
        <w:t xml:space="preserve">Figure </w:t>
      </w:r>
      <w:r w:rsidRPr="00124CF5">
        <w:rPr>
          <w:b w:val="0"/>
          <w:szCs w:val="22"/>
        </w:rPr>
        <w:fldChar w:fldCharType="begin"/>
      </w:r>
      <w:r w:rsidRPr="00124CF5">
        <w:rPr>
          <w:b w:val="0"/>
          <w:szCs w:val="22"/>
        </w:rPr>
        <w:instrText xml:space="preserve"> SEQ Figure \* ARABIC </w:instrText>
      </w:r>
      <w:r w:rsidRPr="00124CF5">
        <w:rPr>
          <w:b w:val="0"/>
          <w:szCs w:val="22"/>
        </w:rPr>
        <w:fldChar w:fldCharType="separate"/>
      </w:r>
      <w:r w:rsidR="00ED3AF3">
        <w:rPr>
          <w:b w:val="0"/>
          <w:noProof/>
          <w:szCs w:val="22"/>
        </w:rPr>
        <w:t>8</w:t>
      </w:r>
      <w:r w:rsidRPr="00124CF5">
        <w:rPr>
          <w:b w:val="0"/>
          <w:szCs w:val="22"/>
        </w:rPr>
        <w:fldChar w:fldCharType="end"/>
      </w:r>
      <w:r w:rsidRPr="00124CF5">
        <w:rPr>
          <w:b w:val="0"/>
          <w:szCs w:val="22"/>
        </w:rPr>
        <w:t xml:space="preserve">.  The transmitted BPSK signal has 180 degree phase shifts that correspond to logic level transition of the </w:t>
      </w:r>
      <w:r w:rsidR="005D4658">
        <w:rPr>
          <w:b w:val="0"/>
          <w:szCs w:val="22"/>
        </w:rPr>
        <w:t>NRZ</w:t>
      </w:r>
      <w:r w:rsidRPr="00124CF5">
        <w:rPr>
          <w:b w:val="0"/>
          <w:szCs w:val="22"/>
        </w:rPr>
        <w:t xml:space="preserve"> data stream.</w:t>
      </w:r>
    </w:p>
    <w:p w14:paraId="4E5BAA8C" w14:textId="77777777" w:rsidR="008051DE" w:rsidRDefault="008051DE" w:rsidP="008051DE">
      <w:pPr>
        <w:rPr>
          <w:b/>
        </w:rPr>
      </w:pPr>
    </w:p>
    <w:p w14:paraId="55166101" w14:textId="6997427A" w:rsidR="00CA4326" w:rsidRDefault="00CA4326" w:rsidP="00CA4326">
      <w:pPr>
        <w:pStyle w:val="Heading3"/>
        <w:tabs>
          <w:tab w:val="clear" w:pos="1530"/>
        </w:tabs>
        <w:ind w:left="0"/>
        <w:jc w:val="left"/>
      </w:pPr>
      <w:bookmarkStart w:id="39" w:name="_Toc379111487"/>
      <w:r>
        <w:t>FEC-BPSK Demodulator:  Carrier, Timing, and Data Recovery</w:t>
      </w:r>
      <w:bookmarkEnd w:id="39"/>
    </w:p>
    <w:p w14:paraId="6F20808E" w14:textId="655FB13E" w:rsidR="007945D4" w:rsidRPr="007945D4" w:rsidRDefault="007945D4" w:rsidP="00CA4326">
      <w:pPr>
        <w:spacing w:after="0"/>
      </w:pPr>
      <w:r>
        <w:t xml:space="preserve">Coherent demodulation of BPSK requires the receiver to be synchronized with the transmitter.  As discussed in Section 1.3, </w:t>
      </w:r>
      <w:r w:rsidR="0080355D">
        <w:t xml:space="preserve">synchronization requires two circuits’ independent circuits.  The first is the Costas loop carrier recovery circuit used for suppressed carrier reconstruction and data demodulation and the second is the Early-Late used clock and data recovery.  In this section we consider the theory, operation, and design of both circuits.  </w:t>
      </w:r>
    </w:p>
    <w:p w14:paraId="4CF0AB8A" w14:textId="77777777" w:rsidR="007945D4" w:rsidRDefault="007945D4" w:rsidP="00CA4326">
      <w:pPr>
        <w:spacing w:after="0"/>
        <w:rPr>
          <w:b/>
        </w:rPr>
      </w:pPr>
    </w:p>
    <w:p w14:paraId="4B5815A8" w14:textId="7439A790" w:rsidR="00D6469D" w:rsidRPr="00D6469D" w:rsidRDefault="00CA4326" w:rsidP="00D6469D">
      <w:pPr>
        <w:spacing w:after="0"/>
        <w:rPr>
          <w:b/>
        </w:rPr>
      </w:pPr>
      <w:r>
        <w:rPr>
          <w:b/>
        </w:rPr>
        <w:t>Costas Loop Design for</w:t>
      </w:r>
      <w:r w:rsidR="008051DE">
        <w:rPr>
          <w:b/>
        </w:rPr>
        <w:t xml:space="preserve"> Coherent BPSK Demodulation</w:t>
      </w:r>
    </w:p>
    <w:p w14:paraId="4D8B2BEA" w14:textId="3BEF2086" w:rsidR="007945D4" w:rsidRDefault="0080355D" w:rsidP="00CA4326">
      <w:pPr>
        <w:spacing w:after="0"/>
      </w:pPr>
      <w:r>
        <w:t>The operation of the Costas Loop is explained using simple trigonometry</w:t>
      </w:r>
      <w:r w:rsidR="00D6469D">
        <w:t xml:space="preserve"> and is illustrated in Figure 9</w:t>
      </w:r>
      <w:r>
        <w:t xml:space="preserve">.  For simplicity, we assume the received signal is free of noise.  This is only to illustrate loop operation.  </w:t>
      </w:r>
    </w:p>
    <w:p w14:paraId="62DE431C" w14:textId="77777777" w:rsidR="00D6469D" w:rsidRDefault="00D6469D" w:rsidP="00CA4326">
      <w:pPr>
        <w:spacing w:after="0"/>
      </w:pPr>
    </w:p>
    <w:p w14:paraId="6D35BBFC" w14:textId="77777777" w:rsidR="00D6469D" w:rsidRDefault="00D6469D" w:rsidP="00CA4326">
      <w:pPr>
        <w:spacing w:after="0"/>
      </w:pPr>
    </w:p>
    <w:p w14:paraId="03C1767F" w14:textId="12E2C56D" w:rsidR="00D6469D" w:rsidRDefault="00A0153D" w:rsidP="00D6469D">
      <w:pPr>
        <w:spacing w:after="0"/>
        <w:jc w:val="center"/>
      </w:pPr>
      <w:r>
        <w:rPr>
          <w:noProof/>
        </w:rPr>
        <w:lastRenderedPageBreak/>
        <w:drawing>
          <wp:inline distT="0" distB="0" distL="0" distR="0" wp14:anchorId="20BCA64A" wp14:editId="21A268E2">
            <wp:extent cx="4533900" cy="1819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s_Loop_Operation.jpg.png"/>
                    <pic:cNvPicPr/>
                  </pic:nvPicPr>
                  <pic:blipFill>
                    <a:blip r:embed="rId12">
                      <a:extLst>
                        <a:ext uri="{28A0092B-C50C-407E-A947-70E740481C1C}">
                          <a14:useLocalDpi xmlns:a14="http://schemas.microsoft.com/office/drawing/2010/main" val="0"/>
                        </a:ext>
                      </a:extLst>
                    </a:blip>
                    <a:stretch>
                      <a:fillRect/>
                    </a:stretch>
                  </pic:blipFill>
                  <pic:spPr>
                    <a:xfrm>
                      <a:off x="0" y="0"/>
                      <a:ext cx="4550610" cy="1826078"/>
                    </a:xfrm>
                    <a:prstGeom prst="rect">
                      <a:avLst/>
                    </a:prstGeom>
                  </pic:spPr>
                </pic:pic>
              </a:graphicData>
            </a:graphic>
          </wp:inline>
        </w:drawing>
      </w:r>
    </w:p>
    <w:p w14:paraId="42C84C05" w14:textId="070E3F3F" w:rsidR="00D6469D" w:rsidRPr="00D6469D" w:rsidRDefault="00D6469D" w:rsidP="00D6469D">
      <w:pPr>
        <w:pStyle w:val="Caption"/>
        <w:ind w:left="450" w:right="450"/>
        <w:rPr>
          <w:b w:val="0"/>
          <w:sz w:val="18"/>
        </w:rPr>
      </w:pPr>
      <w:r w:rsidRPr="00D6469D">
        <w:rPr>
          <w:b w:val="0"/>
          <w:sz w:val="18"/>
        </w:rPr>
        <w:br/>
        <w:t xml:space="preserve">Figure </w:t>
      </w:r>
      <w:r w:rsidRPr="00D6469D">
        <w:rPr>
          <w:b w:val="0"/>
          <w:sz w:val="18"/>
        </w:rPr>
        <w:fldChar w:fldCharType="begin"/>
      </w:r>
      <w:r w:rsidRPr="00D6469D">
        <w:rPr>
          <w:b w:val="0"/>
          <w:sz w:val="18"/>
        </w:rPr>
        <w:instrText xml:space="preserve"> SEQ Figure \* ARABIC </w:instrText>
      </w:r>
      <w:r w:rsidRPr="00D6469D">
        <w:rPr>
          <w:b w:val="0"/>
          <w:sz w:val="18"/>
        </w:rPr>
        <w:fldChar w:fldCharType="separate"/>
      </w:r>
      <w:r w:rsidR="00ED3AF3">
        <w:rPr>
          <w:b w:val="0"/>
          <w:noProof/>
          <w:sz w:val="18"/>
        </w:rPr>
        <w:t>9</w:t>
      </w:r>
      <w:r w:rsidRPr="00D6469D">
        <w:rPr>
          <w:b w:val="0"/>
          <w:sz w:val="18"/>
        </w:rPr>
        <w:fldChar w:fldCharType="end"/>
      </w:r>
      <w:r w:rsidRPr="00D6469D">
        <w:rPr>
          <w:b w:val="0"/>
          <w:sz w:val="18"/>
        </w:rPr>
        <w:t>.  Time domain model of the Costas Loop carrier recovery and demodulation circuit.  It’s operation is described using trigonometric identities.</w:t>
      </w:r>
    </w:p>
    <w:p w14:paraId="65471515" w14:textId="2FEB9A23" w:rsidR="00D6469D" w:rsidRDefault="00D6469D" w:rsidP="00CA4326">
      <w:pPr>
        <w:spacing w:after="0"/>
      </w:pPr>
    </w:p>
    <w:p w14:paraId="13EFA7CA" w14:textId="77777777" w:rsidR="00332660" w:rsidRDefault="00332660" w:rsidP="00332660">
      <w:pPr>
        <w:spacing w:after="0"/>
      </w:pPr>
      <w:r>
        <w:t xml:space="preserve">The received signal, </w:t>
      </w:r>
      <m:oMath>
        <m:r>
          <w:rPr>
            <w:rFonts w:ascii="Cambria Math" w:hAnsi="Cambria Math"/>
          </w:rPr>
          <m:t>r(t)</m:t>
        </m:r>
      </m:oMath>
      <w:r>
        <w:t xml:space="preserve"> is the product of the data, </w:t>
      </w:r>
      <m:oMath>
        <m:r>
          <w:rPr>
            <w:rFonts w:ascii="Cambria Math" w:hAnsi="Cambria Math"/>
          </w:rPr>
          <m:t>m(t)</m:t>
        </m:r>
      </m:oMath>
      <w:r>
        <w:t xml:space="preserve"> and the modulating carrier with phase, </w:t>
      </w:r>
      <m:oMath>
        <m:r>
          <w:rPr>
            <w:rFonts w:ascii="Cambria Math" w:hAnsi="Cambria Math"/>
          </w:rPr>
          <m:t>θ</m:t>
        </m:r>
      </m:oMath>
      <w:r>
        <w:t xml:space="preserve">.  This is equivalent to equation (3) where </w:t>
      </w: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∈[1,-1]</m:t>
        </m:r>
      </m:oMath>
      <w:r>
        <w:t xml:space="preserve"> .  </w:t>
      </w:r>
    </w:p>
    <w:p w14:paraId="6E9E7560" w14:textId="77777777" w:rsidR="00A0153D" w:rsidRDefault="00A0153D" w:rsidP="00332660">
      <w:pPr>
        <w:spacing w:after="0"/>
      </w:pPr>
    </w:p>
    <w:p w14:paraId="41D7B697" w14:textId="77777777" w:rsidR="00A0153D" w:rsidRDefault="00A0153D" w:rsidP="00332660">
      <w:pPr>
        <w:spacing w:after="0"/>
      </w:pPr>
    </w:p>
    <w:p w14:paraId="30E49130" w14:textId="47278FBD" w:rsidR="00F81A07" w:rsidRPr="00A0153D" w:rsidRDefault="00332660" w:rsidP="00332660">
      <w:pPr>
        <w:spacing w:after="0"/>
        <w:jc w:val="right"/>
        <w:rPr>
          <w:sz w:val="20"/>
        </w:rPr>
      </w:pPr>
      <m:oMath>
        <m:r>
          <w:rPr>
            <w:rFonts w:ascii="Cambria Math" w:hAnsi="Cambria Math"/>
            <w:sz w:val="20"/>
          </w:rPr>
          <m:t>r</m:t>
        </m:r>
        <m:d>
          <m:dPr>
            <m:ctrlPr>
              <w:rPr>
                <w:rFonts w:ascii="Cambria Math" w:hAnsi="Cambria Math"/>
                <w:i/>
                <w:sz w:val="20"/>
              </w:rPr>
            </m:ctrlPr>
          </m:dPr>
          <m:e>
            <m:r>
              <w:rPr>
                <w:rFonts w:ascii="Cambria Math" w:hAnsi="Cambria Math"/>
                <w:sz w:val="20"/>
              </w:rPr>
              <m:t>t</m:t>
            </m:r>
          </m:e>
        </m:d>
        <m:r>
          <w:rPr>
            <w:rFonts w:ascii="Cambria Math" w:hAnsi="Cambria Math"/>
            <w:sz w:val="20"/>
          </w:rPr>
          <m:t>=m</m:t>
        </m:r>
        <m:d>
          <m:dPr>
            <m:ctrlPr>
              <w:rPr>
                <w:rFonts w:ascii="Cambria Math" w:hAnsi="Cambria Math"/>
                <w:i/>
                <w:sz w:val="20"/>
              </w:rPr>
            </m:ctrlPr>
          </m:dPr>
          <m:e>
            <m:r>
              <w:rPr>
                <w:rFonts w:ascii="Cambria Math" w:hAnsi="Cambria Math"/>
                <w:sz w:val="20"/>
              </w:rPr>
              <m:t>t</m:t>
            </m:r>
          </m:e>
        </m:d>
        <m:r>
          <w:rPr>
            <w:rFonts w:ascii="Cambria Math" w:hAnsi="Cambria Math"/>
            <w:sz w:val="20"/>
          </w:rPr>
          <m:t>*A</m:t>
        </m:r>
        <m:func>
          <m:funcPr>
            <m:ctrlPr>
              <w:rPr>
                <w:rFonts w:ascii="Cambria Math" w:hAnsi="Cambria Math"/>
                <w:bCs/>
                <w:i/>
                <w:sz w:val="20"/>
              </w:rPr>
            </m:ctrlPr>
          </m:funcPr>
          <m:fName>
            <m:r>
              <m:rPr>
                <m:sty m:val="p"/>
              </m:rPr>
              <w:rPr>
                <w:rFonts w:ascii="Cambria Math" w:hAnsi="Cambria Math"/>
                <w:sz w:val="20"/>
              </w:rPr>
              <m:t>sin</m:t>
            </m:r>
          </m:fName>
          <m:e>
            <m:r>
              <w:rPr>
                <w:rFonts w:ascii="Cambria Math" w:hAnsi="Cambria Math"/>
                <w:sz w:val="20"/>
              </w:rPr>
              <m:t>(2π</m:t>
            </m:r>
            <m:sSub>
              <m:sSubPr>
                <m:ctrlPr>
                  <w:rPr>
                    <w:rFonts w:ascii="Cambria Math" w:hAnsi="Cambria Math"/>
                    <w:bCs/>
                    <w:i/>
                    <w:sz w:val="20"/>
                  </w:rPr>
                </m:ctrlPr>
              </m:sSubPr>
              <m:e>
                <m:r>
                  <w:rPr>
                    <w:rFonts w:ascii="Cambria Math" w:hAnsi="Cambria Math"/>
                    <w:sz w:val="20"/>
                  </w:rPr>
                  <m:t>f</m:t>
                </m:r>
              </m:e>
              <m:sub>
                <m:r>
                  <w:rPr>
                    <w:rFonts w:ascii="Cambria Math" w:hAnsi="Cambria Math"/>
                    <w:sz w:val="20"/>
                  </w:rPr>
                  <m:t>c</m:t>
                </m:r>
              </m:sub>
            </m:sSub>
            <m:r>
              <w:rPr>
                <w:rFonts w:ascii="Cambria Math" w:hAnsi="Cambria Math"/>
                <w:sz w:val="20"/>
              </w:rPr>
              <m:t>t)</m:t>
            </m:r>
          </m:e>
        </m:func>
      </m:oMath>
      <w:r w:rsidR="00F81A07" w:rsidRPr="00A0153D">
        <w:rPr>
          <w:sz w:val="20"/>
        </w:rPr>
        <w:t xml:space="preserve">,                 </w:t>
      </w:r>
      <m:oMath>
        <m:r>
          <w:rPr>
            <w:rFonts w:ascii="Cambria Math" w:hAnsi="Cambria Math"/>
            <w:sz w:val="20"/>
          </w:rPr>
          <m:t>m</m:t>
        </m:r>
        <m:d>
          <m:dPr>
            <m:ctrlPr>
              <w:rPr>
                <w:rFonts w:ascii="Cambria Math" w:hAnsi="Cambria Math"/>
                <w:i/>
                <w:sz w:val="20"/>
              </w:rPr>
            </m:ctrlPr>
          </m:dPr>
          <m:e>
            <m:r>
              <w:rPr>
                <w:rFonts w:ascii="Cambria Math" w:hAnsi="Cambria Math"/>
                <w:sz w:val="20"/>
              </w:rPr>
              <m:t>t</m:t>
            </m:r>
          </m:e>
        </m:d>
        <m:r>
          <w:rPr>
            <w:rFonts w:ascii="Cambria Math" w:hAnsi="Cambria Math"/>
            <w:sz w:val="20"/>
          </w:rPr>
          <m:t>∈[1,-1]</m:t>
        </m:r>
      </m:oMath>
      <w:r w:rsidR="00F81A07" w:rsidRPr="00A0153D">
        <w:rPr>
          <w:sz w:val="20"/>
        </w:rPr>
        <w:t xml:space="preserve">           </w:t>
      </w:r>
      <w:r w:rsidR="00A0153D">
        <w:rPr>
          <w:sz w:val="20"/>
        </w:rPr>
        <w:t xml:space="preserve">              </w:t>
      </w:r>
      <w:r w:rsidR="00F81A07" w:rsidRPr="00A0153D">
        <w:rPr>
          <w:sz w:val="20"/>
        </w:rPr>
        <w:t xml:space="preserve">              (</w:t>
      </w:r>
      <w:r w:rsidR="00F81A07" w:rsidRPr="00A0153D">
        <w:rPr>
          <w:sz w:val="20"/>
        </w:rPr>
        <w:fldChar w:fldCharType="begin"/>
      </w:r>
      <w:r w:rsidR="00F81A07" w:rsidRPr="00A0153D">
        <w:rPr>
          <w:sz w:val="20"/>
        </w:rPr>
        <w:instrText xml:space="preserve"> SEQ Equation \* ARABIC </w:instrText>
      </w:r>
      <w:r w:rsidR="00F81A07" w:rsidRPr="00A0153D">
        <w:rPr>
          <w:sz w:val="20"/>
        </w:rPr>
        <w:fldChar w:fldCharType="separate"/>
      </w:r>
      <w:r w:rsidR="00ED3AF3">
        <w:rPr>
          <w:noProof/>
          <w:sz w:val="20"/>
        </w:rPr>
        <w:t>4</w:t>
      </w:r>
      <w:r w:rsidR="00F81A07" w:rsidRPr="00A0153D">
        <w:rPr>
          <w:sz w:val="20"/>
        </w:rPr>
        <w:fldChar w:fldCharType="end"/>
      </w:r>
      <w:r w:rsidR="00F81A07" w:rsidRPr="00A0153D">
        <w:rPr>
          <w:sz w:val="20"/>
        </w:rPr>
        <w:t>)</w:t>
      </w:r>
    </w:p>
    <w:p w14:paraId="7D0E0005" w14:textId="77777777" w:rsidR="00332660" w:rsidRDefault="00332660" w:rsidP="00332660">
      <w:pPr>
        <w:spacing w:after="0"/>
        <w:jc w:val="right"/>
        <w:rPr>
          <w:szCs w:val="22"/>
        </w:rPr>
      </w:pPr>
    </w:p>
    <w:p w14:paraId="1D23C770" w14:textId="77777777" w:rsidR="00332660" w:rsidRDefault="00332660" w:rsidP="00332660">
      <w:pPr>
        <w:spacing w:after="0"/>
        <w:jc w:val="left"/>
        <w:rPr>
          <w:szCs w:val="22"/>
        </w:rPr>
      </w:pPr>
    </w:p>
    <w:p w14:paraId="00A6E4D7" w14:textId="6D95CA89" w:rsidR="00332660" w:rsidRDefault="00883BFF" w:rsidP="00857915">
      <w:pPr>
        <w:spacing w:after="0"/>
        <w:rPr>
          <w:szCs w:val="22"/>
        </w:rPr>
      </w:pPr>
      <w:r>
        <w:rPr>
          <w:szCs w:val="22"/>
        </w:rPr>
        <w:t>Referring to Figure 9, t</w:t>
      </w:r>
      <w:r w:rsidR="00332660">
        <w:rPr>
          <w:szCs w:val="22"/>
        </w:rPr>
        <w:t xml:space="preserve">he received signal is split between the in-phase and quadrature arms where it is multiplied with the output of the local oscillator with amplitude, </w:t>
      </w:r>
      <m:oMath>
        <m:r>
          <w:rPr>
            <w:rFonts w:ascii="Cambria Math" w:hAnsi="Cambria Math"/>
            <w:szCs w:val="22"/>
          </w:rPr>
          <m:t>B</m:t>
        </m:r>
      </m:oMath>
      <w:r w:rsidR="00332660">
        <w:rPr>
          <w:szCs w:val="22"/>
        </w:rPr>
        <w:t xml:space="preserve"> and phase, </w:t>
      </w:r>
      <m:oMath>
        <m:r>
          <w:rPr>
            <w:rFonts w:ascii="Cambria Math" w:hAnsi="Cambria Math"/>
            <w:szCs w:val="22"/>
          </w:rPr>
          <m:t>φ</m:t>
        </m:r>
      </m:oMath>
      <w:r w:rsidR="00332660">
        <w:rPr>
          <w:szCs w:val="22"/>
        </w:rPr>
        <w:t xml:space="preserve">.  </w:t>
      </w:r>
      <w:r>
        <w:rPr>
          <w:szCs w:val="22"/>
        </w:rPr>
        <w:t xml:space="preserve">Thus </w:t>
      </w:r>
      <w:r w:rsidR="00332660">
        <w:rPr>
          <w:szCs w:val="22"/>
        </w:rPr>
        <w:t>the output of the multiplier in the in-phase arm is:</w:t>
      </w:r>
    </w:p>
    <w:p w14:paraId="51B7254F" w14:textId="77777777" w:rsidR="00D70D0E" w:rsidRDefault="00D70D0E" w:rsidP="00466E5A">
      <w:pPr>
        <w:spacing w:after="0"/>
        <w:rPr>
          <w:szCs w:val="22"/>
        </w:rPr>
      </w:pPr>
    </w:p>
    <w:p w14:paraId="4D8272DA" w14:textId="77777777" w:rsidR="00332660" w:rsidRDefault="00332660" w:rsidP="00332660">
      <w:pPr>
        <w:spacing w:after="0"/>
        <w:jc w:val="left"/>
        <w:rPr>
          <w:szCs w:val="22"/>
        </w:rPr>
      </w:pPr>
    </w:p>
    <w:p w14:paraId="73A3212C" w14:textId="03555DE8" w:rsidR="00332660" w:rsidRPr="00A0153D" w:rsidRDefault="00332660" w:rsidP="00A0153D">
      <w:pPr>
        <w:pStyle w:val="Caption"/>
      </w:pPr>
      <m:oMathPara>
        <m:oMathParaPr>
          <m:jc m:val="right"/>
        </m:oMathParaPr>
        <m:oMath>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m:t>
          </m:r>
          <m:func>
            <m:funcPr>
              <m:ctrlPr>
                <w:rPr>
                  <w:rFonts w:ascii="Cambria Math" w:hAnsi="Cambria Math"/>
                  <w:i/>
                </w:rPr>
              </m:ctrlPr>
            </m:funcPr>
            <m:fName>
              <m:r>
                <m:rPr>
                  <m:sty m:val="b"/>
                </m:rPr>
                <w:rPr>
                  <w:rFonts w:ascii="Cambria Math" w:hAnsi="Cambria Math"/>
                </w:rPr>
                <m:t>sin</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m:t>
                  </m:r>
                </m:e>
              </m:d>
              <m:r>
                <m:rPr>
                  <m:sty m:val="bi"/>
                </m:rPr>
                <w:rPr>
                  <w:rFonts w:ascii="Cambria Math" w:hAnsi="Cambria Math"/>
                </w:rPr>
                <m:t>*B</m:t>
              </m:r>
              <m:func>
                <m:funcPr>
                  <m:ctrlPr>
                    <w:rPr>
                      <w:rFonts w:ascii="Cambria Math" w:hAnsi="Cambria Math"/>
                      <w:i/>
                    </w:rPr>
                  </m:ctrlPr>
                </m:funcPr>
                <m:fName>
                  <m:r>
                    <m:rPr>
                      <m:sty m:val="b"/>
                    </m:rPr>
                    <w:rPr>
                      <w:rFonts w:ascii="Cambria Math" w:hAnsi="Cambria Math"/>
                    </w:rPr>
                    <m:t>sin</m:t>
                  </m:r>
                </m:fName>
                <m:e>
                  <m:r>
                    <m:rPr>
                      <m:sty m:val="bi"/>
                    </m:rP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m:t>
                  </m:r>
                </m:e>
              </m:func>
              <m:r>
                <m:rPr>
                  <m:sty m:val="bi"/>
                </m:rPr>
                <w:rPr>
                  <w:rFonts w:ascii="Cambria Math" w:hAnsi="Cambria Math"/>
                </w:rPr>
                <m:t>+φ)=</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func>
                    <m:funcPr>
                      <m:ctrlPr>
                        <w:rPr>
                          <w:rFonts w:ascii="Cambria Math" w:hAnsi="Cambria Math"/>
                        </w:rPr>
                      </m:ctrlPr>
                    </m:funcPr>
                    <m:fName>
                      <m:r>
                        <m:rPr>
                          <m:sty m:val="b"/>
                        </m:rPr>
                        <w:rPr>
                          <w:rFonts w:ascii="Cambria Math" w:hAnsi="Cambria Math"/>
                        </w:rPr>
                        <m:t>cos</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m:t>
                  </m:r>
                  <m:r>
                    <m:rPr>
                      <m:sty m:val="b"/>
                    </m:rPr>
                    <w:rPr>
                      <w:rFonts w:ascii="Cambria Math" w:hAnsi="Cambria Math"/>
                    </w:rPr>
                    <m:t>cos⁡</m:t>
                  </m:r>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5</m:t>
          </m:r>
          <m:r>
            <m:rPr>
              <m:sty m:val="bi"/>
            </m:rPr>
            <w:rPr>
              <w:rFonts w:ascii="Cambria Math" w:hAnsi="Cambria Math"/>
              <w:i/>
            </w:rPr>
            <w:fldChar w:fldCharType="end"/>
          </m:r>
          <m:r>
            <m:rPr>
              <m:sty m:val="bi"/>
            </m:rPr>
            <w:rPr>
              <w:rFonts w:ascii="Cambria Math" w:hAnsi="Cambria Math"/>
            </w:rPr>
            <m:t>)</m:t>
          </m:r>
        </m:oMath>
      </m:oMathPara>
    </w:p>
    <w:p w14:paraId="01A27727" w14:textId="77777777" w:rsidR="00F81A07" w:rsidRDefault="00F81A07" w:rsidP="00F81A07">
      <w:pPr>
        <w:spacing w:after="0"/>
        <w:jc w:val="right"/>
      </w:pPr>
    </w:p>
    <w:p w14:paraId="0C41C1DE" w14:textId="77777777" w:rsidR="00D70D0E" w:rsidRDefault="00D70D0E" w:rsidP="00BB7539">
      <w:pPr>
        <w:spacing w:after="0"/>
        <w:jc w:val="left"/>
      </w:pPr>
    </w:p>
    <w:p w14:paraId="50C1B6C2" w14:textId="3648ABC2" w:rsidR="00F81A07" w:rsidRDefault="00466E5A" w:rsidP="00857915">
      <w:pPr>
        <w:spacing w:after="0"/>
      </w:pPr>
      <w:r>
        <w:t>While the output of the multiplier in the quadrature branch is:</w:t>
      </w:r>
    </w:p>
    <w:p w14:paraId="4333D394" w14:textId="77777777" w:rsidR="00466E5A" w:rsidRDefault="00466E5A" w:rsidP="00BB7539">
      <w:pPr>
        <w:spacing w:after="0"/>
        <w:jc w:val="left"/>
      </w:pPr>
    </w:p>
    <w:p w14:paraId="7A1F225C" w14:textId="77777777" w:rsidR="00D70D0E" w:rsidRDefault="00D70D0E" w:rsidP="00BB7539">
      <w:pPr>
        <w:spacing w:after="0"/>
        <w:jc w:val="left"/>
      </w:pPr>
    </w:p>
    <w:p w14:paraId="5E6ED4EC" w14:textId="077A8BE4" w:rsidR="00466E5A" w:rsidRPr="00A0153D" w:rsidRDefault="00466E5A" w:rsidP="00A0153D">
      <w:pPr>
        <w:pStyle w:val="Caption"/>
      </w:pPr>
      <m:oMathPara>
        <m:oMathParaPr>
          <m:jc m:val="right"/>
        </m:oMathParaPr>
        <m:oMath>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m:t>
          </m:r>
          <m:func>
            <m:funcPr>
              <m:ctrlPr>
                <w:rPr>
                  <w:rFonts w:ascii="Cambria Math" w:hAnsi="Cambria Math"/>
                  <w:i/>
                </w:rPr>
              </m:ctrlPr>
            </m:funcPr>
            <m:fName>
              <m:r>
                <m:rPr>
                  <m:sty m:val="b"/>
                </m:rPr>
                <w:rPr>
                  <w:rFonts w:ascii="Cambria Math" w:hAnsi="Cambria Math"/>
                </w:rPr>
                <m:t>sin</m:t>
              </m:r>
            </m:fName>
            <m:e>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m:t>
                  </m:r>
                </m:e>
              </m:d>
              <m:r>
                <m:rPr>
                  <m:sty m:val="bi"/>
                </m:rPr>
                <w:rPr>
                  <w:rFonts w:ascii="Cambria Math" w:hAnsi="Cambria Math"/>
                </w:rPr>
                <m:t>*B</m:t>
              </m:r>
              <m:func>
                <m:funcPr>
                  <m:ctrlPr>
                    <w:rPr>
                      <w:rFonts w:ascii="Cambria Math" w:hAnsi="Cambria Math"/>
                      <w:i/>
                    </w:rPr>
                  </m:ctrlPr>
                </m:funcPr>
                <m:fName>
                  <m:r>
                    <m:rPr>
                      <m:sty m:val="b"/>
                    </m:rPr>
                    <w:rPr>
                      <w:rFonts w:ascii="Cambria Math" w:hAnsi="Cambria Math"/>
                    </w:rPr>
                    <m:t>cos</m:t>
                  </m:r>
                </m:fName>
                <m:e>
                  <m:r>
                    <m:rPr>
                      <m:sty m:val="bi"/>
                    </m:rP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m:t>
                  </m:r>
                </m:e>
              </m:func>
              <m:r>
                <m:rPr>
                  <m:sty m:val="bi"/>
                </m:rPr>
                <w:rPr>
                  <w:rFonts w:ascii="Cambria Math" w:hAnsi="Cambria Math"/>
                </w:rPr>
                <m:t>+φ)=</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r>
                    <m:rPr>
                      <m:sty m:val="b"/>
                    </m:rPr>
                    <w:rPr>
                      <w:rFonts w:ascii="Cambria Math" w:hAnsi="Cambria Math"/>
                    </w:rPr>
                    <m:t>sin</m:t>
                  </m:r>
                  <m:d>
                    <m:dPr>
                      <m:ctrlPr>
                        <w:rPr>
                          <w:rFonts w:ascii="Cambria Math" w:hAnsi="Cambria Math"/>
                          <w:i/>
                        </w:rPr>
                      </m:ctrlPr>
                    </m:dPr>
                    <m:e>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r>
                    <m:rPr>
                      <m:sty m:val="bi"/>
                    </m:rPr>
                    <w:rPr>
                      <w:rFonts w:ascii="Cambria Math" w:hAnsi="Cambria Math"/>
                    </w:rPr>
                    <m:t>+</m:t>
                  </m:r>
                  <m:func>
                    <m:funcPr>
                      <m:ctrlPr>
                        <w:rPr>
                          <w:rFonts w:ascii="Cambria Math" w:hAnsi="Cambria Math"/>
                        </w:rPr>
                      </m:ctrlPr>
                    </m:funcPr>
                    <m:fName>
                      <m:r>
                        <m:rPr>
                          <m:sty m:val="b"/>
                        </m:rPr>
                        <w:rPr>
                          <w:rFonts w:ascii="Cambria Math" w:hAnsi="Cambria Math"/>
                        </w:rPr>
                        <m:t>sin</m:t>
                      </m:r>
                      <m:ctrlPr>
                        <w:rPr>
                          <w:rFonts w:ascii="Cambria Math" w:hAnsi="Cambria Math"/>
                          <w:i/>
                        </w:rPr>
                      </m:ctrlPr>
                    </m:fName>
                    <m:e>
                      <m:d>
                        <m:dPr>
                          <m:ctrlPr>
                            <w:rPr>
                              <w:rFonts w:ascii="Cambria Math" w:hAnsi="Cambria Math"/>
                              <w:i/>
                            </w:rPr>
                          </m:ctrlPr>
                        </m:dPr>
                        <m:e>
                          <m:r>
                            <m:rPr>
                              <m:sty m:val="bi"/>
                            </m:rPr>
                            <w:rPr>
                              <w:rFonts w:ascii="Cambria Math" w:hAnsi="Cambria Math"/>
                            </w:rPr>
                            <m:t>θ-φ</m:t>
                          </m:r>
                        </m:e>
                      </m:d>
                    </m:e>
                  </m:func>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6</m:t>
          </m:r>
          <m:r>
            <m:rPr>
              <m:sty m:val="bi"/>
            </m:rPr>
            <w:rPr>
              <w:rFonts w:ascii="Cambria Math" w:hAnsi="Cambria Math"/>
              <w:i/>
            </w:rPr>
            <w:fldChar w:fldCharType="end"/>
          </m:r>
          <m:r>
            <m:rPr>
              <m:sty m:val="bi"/>
            </m:rPr>
            <w:rPr>
              <w:rFonts w:ascii="Cambria Math" w:hAnsi="Cambria Math"/>
            </w:rPr>
            <m:t>)</m:t>
          </m:r>
        </m:oMath>
      </m:oMathPara>
    </w:p>
    <w:p w14:paraId="35B853E0" w14:textId="77777777" w:rsidR="00466E5A" w:rsidRDefault="00466E5A" w:rsidP="00466E5A">
      <w:pPr>
        <w:spacing w:after="0"/>
        <w:jc w:val="left"/>
      </w:pPr>
    </w:p>
    <w:p w14:paraId="17761B63" w14:textId="77777777" w:rsidR="00D70D0E" w:rsidRDefault="00D70D0E" w:rsidP="00857915">
      <w:pPr>
        <w:spacing w:after="0"/>
      </w:pPr>
    </w:p>
    <w:p w14:paraId="7B767AAF" w14:textId="5B9F2AE5" w:rsidR="00466E5A" w:rsidRDefault="00883BFF" w:rsidP="00857915">
      <w:pPr>
        <w:spacing w:after="0"/>
      </w:pPr>
      <w:r>
        <w:t xml:space="preserve">Note that the VCO in the bottom arm is shifted by </w:t>
      </w:r>
      <m:oMath>
        <m:sSup>
          <m:sSupPr>
            <m:ctrlPr>
              <w:rPr>
                <w:rFonts w:ascii="Cambria Math" w:hAnsi="Cambria Math"/>
                <w:i/>
              </w:rPr>
            </m:ctrlPr>
          </m:sSupPr>
          <m:e>
            <m:r>
              <w:rPr>
                <w:rFonts w:ascii="Cambria Math" w:hAnsi="Cambria Math"/>
              </w:rPr>
              <m:t xml:space="preserve">90 </m:t>
            </m:r>
          </m:e>
          <m:sup>
            <m:r>
              <w:rPr>
                <w:rFonts w:ascii="Cambria Math" w:hAnsi="Cambria Math"/>
              </w:rPr>
              <m:t>°</m:t>
            </m:r>
          </m:sup>
        </m:sSup>
      </m:oMath>
      <w:r>
        <w:t xml:space="preserve"> to produce the quadrature </w:t>
      </w:r>
      <w:r w:rsidR="00D25F9B">
        <w:t>component.</w:t>
      </w:r>
      <w:r>
        <w:t xml:space="preserve"> </w:t>
      </w:r>
      <w:r w:rsidR="00D25F9B">
        <w:t xml:space="preserve"> </w:t>
      </w:r>
      <w:r w:rsidR="00466E5A">
        <w:t xml:space="preserve">Low pass filters </w:t>
      </w:r>
      <w:r w:rsidR="00857915">
        <w:t xml:space="preserve">(LPF) </w:t>
      </w:r>
      <w:r w:rsidR="00466E5A">
        <w:t>with cutoff frequencies</w:t>
      </w:r>
      <w:r w:rsidR="00D70D0E">
        <w:t xml:space="preserve"> at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c</m:t>
            </m:r>
          </m:sub>
        </m:sSub>
      </m:oMath>
      <w:r w:rsidR="00D70D0E">
        <w:t xml:space="preserve"> remove the double frequency leaving only the cosine and sine of the phase difference.  </w:t>
      </w:r>
    </w:p>
    <w:p w14:paraId="4284BFED" w14:textId="77777777" w:rsidR="00D70D0E" w:rsidRDefault="00D70D0E" w:rsidP="00466E5A">
      <w:pPr>
        <w:spacing w:after="0"/>
        <w:jc w:val="left"/>
      </w:pPr>
    </w:p>
    <w:p w14:paraId="79C3BB9D" w14:textId="77777777" w:rsidR="00D70D0E" w:rsidRPr="00D70D0E" w:rsidRDefault="00D70D0E" w:rsidP="00466E5A">
      <w:pPr>
        <w:spacing w:after="0"/>
        <w:jc w:val="left"/>
        <w:rPr>
          <w:i/>
        </w:rPr>
      </w:pPr>
    </w:p>
    <w:p w14:paraId="1CF206E6" w14:textId="4D7A485C" w:rsidR="00466E5A" w:rsidRPr="00A0153D" w:rsidRDefault="00D70D0E" w:rsidP="00A0153D">
      <w:pPr>
        <w:pStyle w:val="Caption"/>
      </w:pPr>
      <m:oMathPara>
        <m:oMathParaPr>
          <m:jc m:val="right"/>
        </m:oMathParaPr>
        <m:oMath>
          <m:r>
            <m:rPr>
              <m:sty m:val="bi"/>
            </m:rPr>
            <w:rPr>
              <w:rFonts w:ascii="Cambria Math" w:hAnsi="Cambria Math"/>
            </w:rPr>
            <m:t>LPF</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func>
                        <m:funcPr>
                          <m:ctrlPr>
                            <w:rPr>
                              <w:rFonts w:ascii="Cambria Math" w:hAnsi="Cambria Math"/>
                            </w:rPr>
                          </m:ctrlPr>
                        </m:funcPr>
                        <m:fName>
                          <m:r>
                            <m:rPr>
                              <m:sty m:val="b"/>
                            </m:rPr>
                            <w:rPr>
                              <w:rFonts w:ascii="Cambria Math" w:hAnsi="Cambria Math"/>
                            </w:rPr>
                            <m:t>cos</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m:t>
                      </m:r>
                      <m:r>
                        <m:rPr>
                          <m:sty m:val="b"/>
                        </m:rPr>
                        <w:rPr>
                          <w:rFonts w:ascii="Cambria Math" w:hAnsi="Cambria Math"/>
                        </w:rPr>
                        <m:t>cos⁡</m:t>
                      </m:r>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e>
              </m:d>
            </m:e>
            <m:sub>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sub>
          </m:sSub>
          <m:r>
            <m:rPr>
              <m:sty m:val="bi"/>
            </m:rPr>
            <w:rPr>
              <w:rFonts w:ascii="Cambria Math" w:hAnsi="Cambria Math"/>
            </w:rPr>
            <m:t>=</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r>
            <m:rPr>
              <m:sty m:val="bi"/>
            </m:rPr>
            <w:rPr>
              <w:rFonts w:ascii="Cambria Math" w:hAnsi="Cambria Math"/>
            </w:rPr>
            <m:t xml:space="preserve"> </m:t>
          </m:r>
          <m:func>
            <m:funcPr>
              <m:ctrlPr>
                <w:rPr>
                  <w:rFonts w:ascii="Cambria Math" w:hAnsi="Cambria Math"/>
                </w:rPr>
              </m:ctrlPr>
            </m:funcPr>
            <m:fName>
              <m:r>
                <m:rPr>
                  <m:sty m:val="b"/>
                </m:rPr>
                <w:rPr>
                  <w:rFonts w:ascii="Cambria Math" w:hAnsi="Cambria Math"/>
                </w:rPr>
                <m:t xml:space="preserve">cos </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7</m:t>
          </m:r>
          <m:r>
            <m:rPr>
              <m:sty m:val="bi"/>
            </m:rPr>
            <w:rPr>
              <w:rFonts w:ascii="Cambria Math" w:hAnsi="Cambria Math"/>
              <w:i/>
            </w:rPr>
            <w:fldChar w:fldCharType="end"/>
          </m:r>
          <m:r>
            <m:rPr>
              <m:sty m:val="bi"/>
            </m:rPr>
            <w:rPr>
              <w:rFonts w:ascii="Cambria Math" w:hAnsi="Cambria Math"/>
            </w:rPr>
            <m:t>)</m:t>
          </m:r>
        </m:oMath>
      </m:oMathPara>
    </w:p>
    <w:p w14:paraId="29055119" w14:textId="77777777" w:rsidR="00D70D0E" w:rsidRDefault="00D70D0E" w:rsidP="00BB7539">
      <w:pPr>
        <w:spacing w:after="0"/>
        <w:jc w:val="left"/>
      </w:pPr>
    </w:p>
    <w:p w14:paraId="555C5615" w14:textId="2F511724" w:rsidR="00D70D0E" w:rsidRPr="00A0153D" w:rsidRDefault="00D70D0E" w:rsidP="00A0153D">
      <w:pPr>
        <w:pStyle w:val="Caption"/>
      </w:pPr>
      <m:oMathPara>
        <m:oMathParaPr>
          <m:jc m:val="right"/>
        </m:oMathParaPr>
        <m:oMath>
          <m:r>
            <m:rPr>
              <m:sty m:val="bi"/>
            </m:rPr>
            <w:rPr>
              <w:rFonts w:ascii="Cambria Math" w:hAnsi="Cambria Math"/>
            </w:rPr>
            <w:lastRenderedPageBreak/>
            <m:t>LPF</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d>
                    <m:dPr>
                      <m:begChr m:val="["/>
                      <m:endChr m:val="]"/>
                      <m:ctrlPr>
                        <w:rPr>
                          <w:rFonts w:ascii="Cambria Math" w:hAnsi="Cambria Math"/>
                          <w:i/>
                        </w:rPr>
                      </m:ctrlPr>
                    </m:dPr>
                    <m:e>
                      <m:r>
                        <m:rPr>
                          <m:sty m:val="b"/>
                        </m:rPr>
                        <w:rPr>
                          <w:rFonts w:ascii="Cambria Math" w:hAnsi="Cambria Math"/>
                        </w:rPr>
                        <m:t>sin</m:t>
                      </m:r>
                      <m:d>
                        <m:dPr>
                          <m:ctrlPr>
                            <w:rPr>
                              <w:rFonts w:ascii="Cambria Math" w:hAnsi="Cambria Math"/>
                              <w:i/>
                            </w:rPr>
                          </m:ctrlPr>
                        </m:dPr>
                        <m:e>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r>
                            <m:rPr>
                              <m:sty m:val="bi"/>
                            </m:rPr>
                            <w:rPr>
                              <w:rFonts w:ascii="Cambria Math" w:hAnsi="Cambria Math"/>
                            </w:rPr>
                            <m:t>t+θ+φ</m:t>
                          </m:r>
                        </m:e>
                      </m:d>
                      <m:r>
                        <m:rPr>
                          <m:sty m:val="bi"/>
                        </m:rPr>
                        <w:rPr>
                          <w:rFonts w:ascii="Cambria Math" w:hAnsi="Cambria Math"/>
                        </w:rPr>
                        <m:t>+</m:t>
                      </m:r>
                      <m:r>
                        <m:rPr>
                          <m:sty m:val="b"/>
                        </m:rPr>
                        <w:rPr>
                          <w:rFonts w:ascii="Cambria Math" w:hAnsi="Cambria Math"/>
                        </w:rPr>
                        <m:t>sin⁡</m:t>
                      </m:r>
                      <m:r>
                        <m:rPr>
                          <m:sty m:val="bi"/>
                        </m:rPr>
                        <w:rPr>
                          <w:rFonts w:ascii="Cambria Math" w:hAnsi="Cambria Math"/>
                        </w:rPr>
                        <m:t>(θ-φ)</m:t>
                      </m:r>
                    </m:e>
                  </m:d>
                </m:e>
              </m:d>
            </m:e>
            <m:sub>
              <m:r>
                <m:rPr>
                  <m:sty m:val="bi"/>
                </m:rPr>
                <w:rPr>
                  <w:rFonts w:ascii="Cambria Math" w:hAnsi="Cambria Math"/>
                </w:rPr>
                <m:t>2</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c</m:t>
                  </m:r>
                </m:sub>
              </m:sSub>
            </m:sub>
          </m:sSub>
          <m:r>
            <m:rPr>
              <m:sty m:val="bi"/>
            </m:rPr>
            <w:rPr>
              <w:rFonts w:ascii="Cambria Math" w:hAnsi="Cambria Math"/>
            </w:rPr>
            <m:t>=</m:t>
          </m:r>
          <m:f>
            <m:fPr>
              <m:ctrlPr>
                <w:rPr>
                  <w:rFonts w:ascii="Cambria Math" w:hAnsi="Cambria Math"/>
                  <w:i/>
                </w:rPr>
              </m:ctrlPr>
            </m:fPr>
            <m:num>
              <m:r>
                <m:rPr>
                  <m:sty m:val="bi"/>
                </m:rPr>
                <w:rPr>
                  <w:rFonts w:ascii="Cambria Math" w:hAnsi="Cambria Math"/>
                </w:rPr>
                <m:t>m</m:t>
              </m:r>
              <m:d>
                <m:dPr>
                  <m:ctrlPr>
                    <w:rPr>
                      <w:rFonts w:ascii="Cambria Math" w:hAnsi="Cambria Math"/>
                      <w:i/>
                    </w:rPr>
                  </m:ctrlPr>
                </m:dPr>
                <m:e>
                  <m:r>
                    <m:rPr>
                      <m:sty m:val="bi"/>
                    </m:rPr>
                    <w:rPr>
                      <w:rFonts w:ascii="Cambria Math" w:hAnsi="Cambria Math"/>
                    </w:rPr>
                    <m:t>t</m:t>
                  </m:r>
                </m:e>
              </m:d>
              <m:r>
                <m:rPr>
                  <m:sty m:val="bi"/>
                </m:rPr>
                <w:rPr>
                  <w:rFonts w:ascii="Cambria Math" w:hAnsi="Cambria Math"/>
                </w:rPr>
                <m:t>AB</m:t>
              </m:r>
            </m:num>
            <m:den>
              <m:r>
                <m:rPr>
                  <m:sty m:val="bi"/>
                </m:rPr>
                <w:rPr>
                  <w:rFonts w:ascii="Cambria Math" w:hAnsi="Cambria Math"/>
                </w:rPr>
                <m:t>2</m:t>
              </m:r>
            </m:den>
          </m:f>
          <m:r>
            <m:rPr>
              <m:sty m:val="bi"/>
            </m:rPr>
            <w:rPr>
              <w:rFonts w:ascii="Cambria Math" w:hAnsi="Cambria Math"/>
            </w:rPr>
            <m:t xml:space="preserve"> </m:t>
          </m:r>
          <m:func>
            <m:funcPr>
              <m:ctrlPr>
                <w:rPr>
                  <w:rFonts w:ascii="Cambria Math" w:hAnsi="Cambria Math"/>
                </w:rPr>
              </m:ctrlPr>
            </m:funcPr>
            <m:fName>
              <m:r>
                <m:rPr>
                  <m:sty m:val="b"/>
                </m:rPr>
                <w:rPr>
                  <w:rFonts w:ascii="Cambria Math" w:hAnsi="Cambria Math"/>
                </w:rPr>
                <m:t xml:space="preserve">sin </m:t>
              </m:r>
            </m:fName>
            <m:e>
              <m:d>
                <m:dPr>
                  <m:ctrlPr>
                    <w:rPr>
                      <w:rFonts w:ascii="Cambria Math" w:hAnsi="Cambria Math"/>
                      <w:i/>
                    </w:rPr>
                  </m:ctrlPr>
                </m:dPr>
                <m:e>
                  <m:r>
                    <m:rPr>
                      <m:sty m:val="bi"/>
                    </m:rPr>
                    <w:rPr>
                      <w:rFonts w:ascii="Cambria Math" w:hAnsi="Cambria Math"/>
                    </w:rPr>
                    <m:t>θ-φ</m:t>
                  </m:r>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8</m:t>
          </m:r>
          <m:r>
            <m:rPr>
              <m:sty m:val="bi"/>
            </m:rPr>
            <w:rPr>
              <w:rFonts w:ascii="Cambria Math" w:hAnsi="Cambria Math"/>
              <w:i/>
            </w:rPr>
            <w:fldChar w:fldCharType="end"/>
          </m:r>
          <m:r>
            <m:rPr>
              <m:sty m:val="bi"/>
            </m:rPr>
            <w:rPr>
              <w:rFonts w:ascii="Cambria Math" w:hAnsi="Cambria Math"/>
            </w:rPr>
            <m:t>)</m:t>
          </m:r>
        </m:oMath>
      </m:oMathPara>
    </w:p>
    <w:p w14:paraId="3CCB111D" w14:textId="77777777" w:rsidR="00D70D0E" w:rsidRDefault="00D70D0E" w:rsidP="00BB7539">
      <w:pPr>
        <w:spacing w:after="0"/>
        <w:jc w:val="left"/>
      </w:pPr>
    </w:p>
    <w:p w14:paraId="64326CE3" w14:textId="77777777" w:rsidR="00857915" w:rsidRDefault="00857915" w:rsidP="00BB7539">
      <w:pPr>
        <w:spacing w:after="0"/>
        <w:jc w:val="left"/>
      </w:pPr>
    </w:p>
    <w:p w14:paraId="24BDD12F" w14:textId="520E23AC" w:rsidR="00857915" w:rsidRDefault="00857915" w:rsidP="00857915">
      <w:pPr>
        <w:spacing w:after="0"/>
      </w:pPr>
      <w:r>
        <w:t>The phase doubler on the right side of the Costas Loop multiplies the output of the in-phase and Quadrature LPF’s</w:t>
      </w:r>
      <w:r w:rsidR="00A0153D">
        <w:t>.  The</w:t>
      </w:r>
      <w:r>
        <w:t xml:space="preserve"> resulting error signal, </w:t>
      </w:r>
      <m:oMath>
        <m:r>
          <w:rPr>
            <w:rFonts w:ascii="Cambria Math" w:hAnsi="Cambria Math"/>
          </w:rPr>
          <m:t>e(t)</m:t>
        </m:r>
      </m:oMath>
      <w:r w:rsidR="00A0153D">
        <w:t>,</w:t>
      </w:r>
      <w:r>
        <w:t xml:space="preserve"> drives the VCO towards </w:t>
      </w:r>
      <w:r w:rsidR="00D25F9B">
        <w:t>phase</w:t>
      </w:r>
      <w:r>
        <w:t xml:space="preserve"> </w:t>
      </w:r>
      <w:r w:rsidR="00D25F9B">
        <w:t>lock</w:t>
      </w:r>
      <w:r>
        <w:t>.</w:t>
      </w:r>
    </w:p>
    <w:p w14:paraId="5E5B8DE5" w14:textId="77777777" w:rsidR="00857915" w:rsidRDefault="00857915" w:rsidP="00857915">
      <w:pPr>
        <w:spacing w:after="0"/>
      </w:pPr>
    </w:p>
    <w:p w14:paraId="34422335" w14:textId="77777777" w:rsidR="00857915" w:rsidRDefault="00857915" w:rsidP="00857915">
      <w:pPr>
        <w:spacing w:after="0"/>
      </w:pPr>
    </w:p>
    <w:p w14:paraId="6A654FE4" w14:textId="7547B69B" w:rsidR="00857915" w:rsidRPr="00A0153D" w:rsidRDefault="00857915" w:rsidP="00A0153D">
      <w:pPr>
        <w:pStyle w:val="Caption"/>
      </w:pPr>
      <m:oMathPara>
        <m:oMathParaPr>
          <m:jc m:val="right"/>
        </m:oMathParaPr>
        <m:oMath>
          <m:r>
            <m:rPr>
              <m:sty m:val="bi"/>
            </m:rPr>
            <w:rPr>
              <w:rFonts w:ascii="Cambria Math" w:hAnsi="Cambria Math"/>
            </w:rPr>
            <m:t>e</m:t>
          </m:r>
          <m:d>
            <m:dPr>
              <m:ctrlPr>
                <w:rPr>
                  <w:rFonts w:ascii="Cambria Math" w:hAnsi="Cambria Math"/>
                </w:rPr>
              </m:ctrlPr>
            </m:dPr>
            <m:e>
              <m:r>
                <m:rPr>
                  <m:sty m:val="bi"/>
                </m:rPr>
                <w:rPr>
                  <w:rFonts w:ascii="Cambria Math" w:hAnsi="Cambria Math"/>
                </w:rPr>
                <m:t>t</m:t>
              </m:r>
            </m:e>
          </m:d>
          <m:r>
            <m:rPr>
              <m:sty m:val="b"/>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bi"/>
                        </m:rPr>
                        <w:rPr>
                          <w:rFonts w:ascii="Cambria Math" w:hAnsi="Cambria Math"/>
                        </w:rPr>
                        <m:t>m</m:t>
                      </m:r>
                      <m:d>
                        <m:dPr>
                          <m:ctrlPr>
                            <w:rPr>
                              <w:rFonts w:ascii="Cambria Math" w:hAnsi="Cambria Math"/>
                            </w:rPr>
                          </m:ctrlPr>
                        </m:dPr>
                        <m:e>
                          <m:r>
                            <m:rPr>
                              <m:sty m:val="bi"/>
                            </m:rPr>
                            <w:rPr>
                              <w:rFonts w:ascii="Cambria Math" w:hAnsi="Cambria Math"/>
                            </w:rPr>
                            <m:t>t</m:t>
                          </m:r>
                        </m:e>
                      </m:d>
                      <m:r>
                        <m:rPr>
                          <m:sty m:val="bi"/>
                        </m:rPr>
                        <w:rPr>
                          <w:rFonts w:ascii="Cambria Math" w:hAnsi="Cambria Math"/>
                        </w:rPr>
                        <m:t>AB</m:t>
                      </m:r>
                    </m:num>
                    <m:den>
                      <m:r>
                        <m:rPr>
                          <m:sty m:val="b"/>
                        </m:rPr>
                        <w:rPr>
                          <w:rFonts w:ascii="Cambria Math" w:hAnsi="Cambria Math"/>
                        </w:rPr>
                        <m:t>2</m:t>
                      </m:r>
                    </m:den>
                  </m:f>
                </m:e>
              </m:d>
            </m:e>
            <m:sup>
              <m:r>
                <m:rPr>
                  <m:sty m:val="b"/>
                </m:rPr>
                <w:rPr>
                  <w:rFonts w:ascii="Cambria Math" w:hAnsi="Cambria Math"/>
                </w:rPr>
                <m:t>2</m:t>
              </m:r>
            </m:sup>
          </m:sSup>
          <m:func>
            <m:funcPr>
              <m:ctrlPr>
                <w:rPr>
                  <w:rFonts w:ascii="Cambria Math" w:hAnsi="Cambria Math"/>
                  <w:i/>
                </w:rPr>
              </m:ctrlPr>
            </m:funcPr>
            <m:fName>
              <m:r>
                <m:rPr>
                  <m:sty m:val="b"/>
                </m:rPr>
                <w:rPr>
                  <w:rFonts w:ascii="Cambria Math" w:hAnsi="Cambria Math"/>
                </w:rPr>
                <m:t>sin</m:t>
              </m:r>
            </m:fName>
            <m:e>
              <m:d>
                <m:dPr>
                  <m:begChr m:val="["/>
                  <m:endChr m:val="]"/>
                  <m:ctrlPr>
                    <w:rPr>
                      <w:rFonts w:ascii="Cambria Math" w:hAnsi="Cambria Math"/>
                      <w:i/>
                    </w:rPr>
                  </m:ctrlPr>
                </m:dPr>
                <m:e>
                  <m:r>
                    <m:rPr>
                      <m:sty m:val="bi"/>
                    </m:rPr>
                    <w:rPr>
                      <w:rFonts w:ascii="Cambria Math" w:hAnsi="Cambria Math"/>
                    </w:rPr>
                    <m:t>2</m:t>
                  </m:r>
                  <m:d>
                    <m:dPr>
                      <m:ctrlPr>
                        <w:rPr>
                          <w:rFonts w:ascii="Cambria Math" w:hAnsi="Cambria Math"/>
                          <w:i/>
                        </w:rPr>
                      </m:ctrlPr>
                    </m:dPr>
                    <m:e>
                      <m:r>
                        <m:rPr>
                          <m:sty m:val="bi"/>
                        </m:rPr>
                        <w:rPr>
                          <w:rFonts w:ascii="Cambria Math" w:hAnsi="Cambria Math"/>
                        </w:rPr>
                        <m:t>θ-φ</m:t>
                      </m:r>
                    </m:e>
                  </m:d>
                </m:e>
              </m:d>
            </m:e>
          </m:func>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9</m:t>
          </m:r>
          <m:r>
            <m:rPr>
              <m:sty m:val="bi"/>
            </m:rPr>
            <w:rPr>
              <w:rFonts w:ascii="Cambria Math" w:hAnsi="Cambria Math"/>
              <w:i/>
            </w:rPr>
            <w:fldChar w:fldCharType="end"/>
          </m:r>
          <m:r>
            <m:rPr>
              <m:sty m:val="bi"/>
            </m:rPr>
            <w:rPr>
              <w:rFonts w:ascii="Cambria Math" w:hAnsi="Cambria Math"/>
            </w:rPr>
            <m:t>)</m:t>
          </m:r>
        </m:oMath>
      </m:oMathPara>
    </w:p>
    <w:p w14:paraId="25E257A2" w14:textId="79B5D19D" w:rsidR="00857915" w:rsidRDefault="0072645E" w:rsidP="00857915">
      <w:pPr>
        <w:spacing w:after="0"/>
      </w:pPr>
      <w:r>
        <w:t xml:space="preserve"> </w:t>
      </w:r>
    </w:p>
    <w:p w14:paraId="684D82FD" w14:textId="73337DCA" w:rsidR="00857915" w:rsidRDefault="00F32486" w:rsidP="00857915">
      <w:pPr>
        <w:spacing w:after="0"/>
      </w:pPr>
      <w:r>
        <w:t xml:space="preserve">Assuming the </w:t>
      </w:r>
      <w:r w:rsidR="00D25F9B">
        <w:t>VCO</w:t>
      </w:r>
      <w:r>
        <w:t xml:space="preserve"> is locked in phase with the carrier of the transmitted BPSK signal (</w:t>
      </w:r>
      <m:oMath>
        <m:r>
          <w:rPr>
            <w:rFonts w:ascii="Cambria Math" w:hAnsi="Cambria Math"/>
          </w:rPr>
          <m:t>θ=φ</m:t>
        </m:r>
      </m:oMath>
      <w:r>
        <w:t xml:space="preserve">), then </w:t>
      </w:r>
      <w:r w:rsidR="00D25F9B">
        <w:t xml:space="preserve">the output of the in-phase LPF from equation </w:t>
      </w:r>
      <w:r>
        <w:t xml:space="preserve">(7), reduces to </w:t>
      </w: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AB/2</m:t>
        </m:r>
      </m:oMath>
      <w:r>
        <w:t xml:space="preserve"> leaving behind only a scaled version of the originally transmitted data.  In addition, the error </w:t>
      </w:r>
      <w:r w:rsidR="00D25F9B">
        <w:t xml:space="preserve">signal </w:t>
      </w:r>
      <m:oMath>
        <m:r>
          <w:rPr>
            <w:rFonts w:ascii="Cambria Math" w:hAnsi="Cambria Math"/>
          </w:rPr>
          <m:t>e(t)</m:t>
        </m:r>
      </m:oMath>
      <w:r w:rsidR="00883BFF">
        <w:t xml:space="preserve"> </w:t>
      </w:r>
      <w:r w:rsidR="00D25F9B">
        <w:t>from the phase doubler is reduced</w:t>
      </w:r>
      <w:r w:rsidR="00883BFF">
        <w:t xml:space="preserve"> to zero implying the receiver is locked in phase with the received signal, </w:t>
      </w:r>
      <m:oMath>
        <m:r>
          <w:rPr>
            <w:rFonts w:ascii="Cambria Math" w:hAnsi="Cambria Math"/>
          </w:rPr>
          <m:t>r</m:t>
        </m:r>
        <m:d>
          <m:dPr>
            <m:ctrlPr>
              <w:rPr>
                <w:rFonts w:ascii="Cambria Math" w:hAnsi="Cambria Math"/>
                <w:i/>
              </w:rPr>
            </m:ctrlPr>
          </m:dPr>
          <m:e>
            <m:r>
              <w:rPr>
                <w:rFonts w:ascii="Cambria Math" w:hAnsi="Cambria Math"/>
              </w:rPr>
              <m:t>t</m:t>
            </m:r>
          </m:e>
        </m:d>
      </m:oMath>
      <w:r w:rsidR="00883BFF">
        <w:t>.</w:t>
      </w:r>
      <w:r w:rsidR="00D25F9B">
        <w:t xml:space="preserve">  </w:t>
      </w:r>
    </w:p>
    <w:p w14:paraId="751CF6C3" w14:textId="77777777" w:rsidR="00D25F9B" w:rsidRDefault="00D25F9B" w:rsidP="00857915">
      <w:pPr>
        <w:spacing w:after="0"/>
      </w:pPr>
    </w:p>
    <w:p w14:paraId="196D9E67" w14:textId="519777C2" w:rsidR="00D25F9B" w:rsidRDefault="00D25F9B" w:rsidP="00857915">
      <w:pPr>
        <w:spacing w:after="0"/>
      </w:pPr>
      <w:r>
        <w:t xml:space="preserve">However, fundamental questions arise like how long will it take the loop to lock?  What is the </w:t>
      </w:r>
      <w:r w:rsidR="00C766B8">
        <w:t>lock range of the VCO</w:t>
      </w:r>
      <w:r>
        <w:t>?</w:t>
      </w:r>
      <w:r w:rsidR="00C766B8">
        <w:t xml:space="preserve">  We can define specifications for the Costas Loop by applying concepts from classical control theory.  Small angle approximations make it possible to linearize the Costas Loop in terms of phase.  Figure 10 presents the Laplace domain model of the loop where it is assume</w:t>
      </w:r>
      <w:r w:rsidR="00064337">
        <w:t xml:space="preserve">d that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θ-φ</m:t>
                </m:r>
              </m:e>
            </m:d>
          </m:e>
        </m:func>
        <m:r>
          <w:rPr>
            <w:rFonts w:ascii="Cambria Math" w:hAnsi="Cambria Math"/>
          </w:rPr>
          <m:t>≈θ-φ</m:t>
        </m:r>
      </m:oMath>
      <w:r w:rsidR="00064337">
        <w:t>.</w:t>
      </w:r>
    </w:p>
    <w:p w14:paraId="3ADA2E36" w14:textId="77777777" w:rsidR="00064337" w:rsidRDefault="00064337" w:rsidP="00857915">
      <w:pPr>
        <w:spacing w:after="0"/>
      </w:pPr>
    </w:p>
    <w:p w14:paraId="328D1508" w14:textId="77777777" w:rsidR="00F81A07" w:rsidRPr="0080355D" w:rsidRDefault="00F81A07" w:rsidP="00A0153D">
      <w:pPr>
        <w:spacing w:after="0"/>
        <w:jc w:val="left"/>
      </w:pPr>
    </w:p>
    <w:p w14:paraId="2B8A0E3A" w14:textId="77777777" w:rsidR="008051DE" w:rsidRDefault="008051DE" w:rsidP="008051DE">
      <w:pPr>
        <w:jc w:val="center"/>
        <w:rPr>
          <w:szCs w:val="22"/>
        </w:rPr>
      </w:pPr>
      <w:r>
        <w:rPr>
          <w:noProof/>
        </w:rPr>
        <w:drawing>
          <wp:inline distT="0" distB="0" distL="0" distR="0" wp14:anchorId="54115E9E" wp14:editId="66C1DB7B">
            <wp:extent cx="4114800" cy="11713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l="27563" t="49316" r="28525" b="28450"/>
                    <a:stretch>
                      <a:fillRect/>
                    </a:stretch>
                  </pic:blipFill>
                  <pic:spPr bwMode="auto">
                    <a:xfrm>
                      <a:off x="0" y="0"/>
                      <a:ext cx="4132557" cy="1176429"/>
                    </a:xfrm>
                    <a:prstGeom prst="rect">
                      <a:avLst/>
                    </a:prstGeom>
                    <a:noFill/>
                    <a:ln>
                      <a:noFill/>
                    </a:ln>
                  </pic:spPr>
                </pic:pic>
              </a:graphicData>
            </a:graphic>
          </wp:inline>
        </w:drawing>
      </w:r>
    </w:p>
    <w:p w14:paraId="6A509358" w14:textId="38A6A6DF" w:rsidR="008051DE" w:rsidRDefault="008051DE" w:rsidP="00064337">
      <w:pPr>
        <w:pStyle w:val="Caption"/>
        <w:ind w:left="720" w:right="630"/>
        <w:rPr>
          <w:b w:val="0"/>
        </w:rPr>
      </w:pPr>
      <w:r w:rsidRPr="00064337">
        <w:rPr>
          <w:b w:val="0"/>
        </w:rPr>
        <w:t xml:space="preserve">Figure </w:t>
      </w:r>
      <w:r w:rsidRPr="00064337">
        <w:rPr>
          <w:b w:val="0"/>
          <w:szCs w:val="22"/>
        </w:rPr>
        <w:fldChar w:fldCharType="begin"/>
      </w:r>
      <w:r w:rsidRPr="00064337">
        <w:rPr>
          <w:b w:val="0"/>
          <w:szCs w:val="22"/>
        </w:rPr>
        <w:instrText xml:space="preserve"> SEQ Figure \* ARABIC </w:instrText>
      </w:r>
      <w:r w:rsidRPr="00064337">
        <w:rPr>
          <w:b w:val="0"/>
          <w:szCs w:val="22"/>
        </w:rPr>
        <w:fldChar w:fldCharType="separate"/>
      </w:r>
      <w:r w:rsidR="00ED3AF3">
        <w:rPr>
          <w:b w:val="0"/>
          <w:noProof/>
          <w:szCs w:val="22"/>
        </w:rPr>
        <w:t>10</w:t>
      </w:r>
      <w:r w:rsidRPr="00064337">
        <w:rPr>
          <w:b w:val="0"/>
          <w:szCs w:val="22"/>
        </w:rPr>
        <w:fldChar w:fldCharType="end"/>
      </w:r>
      <w:r w:rsidRPr="00064337">
        <w:rPr>
          <w:b w:val="0"/>
          <w:szCs w:val="22"/>
        </w:rPr>
        <w:t>.</w:t>
      </w:r>
      <w:r w:rsidRPr="00064337">
        <w:rPr>
          <w:b w:val="0"/>
        </w:rPr>
        <w:t xml:space="preserve">  Linearized </w:t>
      </w:r>
      <w:r w:rsidR="00064337">
        <w:rPr>
          <w:b w:val="0"/>
        </w:rPr>
        <w:t>Costas Loop</w:t>
      </w:r>
      <w:r w:rsidRPr="00064337">
        <w:rPr>
          <w:b w:val="0"/>
        </w:rPr>
        <w:t xml:space="preserve"> in the Laplace domain.  Note that the </w:t>
      </w:r>
      <m:oMath>
        <m:r>
          <m:rPr>
            <m:sty m:val="bi"/>
          </m:rPr>
          <w:rPr>
            <w:rFonts w:ascii="Cambria Math" w:hAnsi="Cambria Math"/>
          </w:rPr>
          <m:t>2</m:t>
        </m:r>
        <m:sSub>
          <m:sSubPr>
            <m:ctrlPr>
              <w:rPr>
                <w:rFonts w:ascii="Cambria Math" w:hAnsi="Cambria Math"/>
                <w:b w:val="0"/>
                <w:i/>
                <w:szCs w:val="22"/>
              </w:rPr>
            </m:ctrlPr>
          </m:sSubPr>
          <m:e>
            <m:r>
              <m:rPr>
                <m:sty m:val="bi"/>
              </m:rPr>
              <w:rPr>
                <w:rFonts w:ascii="Cambria Math" w:hAnsi="Cambria Math"/>
              </w:rPr>
              <m:t>f</m:t>
            </m:r>
          </m:e>
          <m:sub>
            <m:r>
              <m:rPr>
                <m:sty m:val="bi"/>
              </m:rPr>
              <w:rPr>
                <w:rFonts w:ascii="Cambria Math" w:hAnsi="Cambria Math"/>
              </w:rPr>
              <m:t>c</m:t>
            </m:r>
          </m:sub>
        </m:sSub>
      </m:oMath>
      <w:r w:rsidRPr="00064337">
        <w:rPr>
          <w:b w:val="0"/>
        </w:rPr>
        <w:t xml:space="preserve"> filter is omitted in the linearized Laplace model because it is assumed that the double frequency component was filtered leaving only the phase error</w:t>
      </w:r>
    </w:p>
    <w:p w14:paraId="6C5C9D30" w14:textId="77777777" w:rsidR="00064337" w:rsidRDefault="00064337" w:rsidP="00064337"/>
    <w:p w14:paraId="303193BA" w14:textId="5A1D7128" w:rsidR="008051DE" w:rsidRDefault="00064337" w:rsidP="008051DE">
      <w:pPr>
        <w:rPr>
          <w:szCs w:val="22"/>
        </w:rPr>
      </w:pPr>
      <w:r>
        <w:t xml:space="preserve">The open loop gain is modeled by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which includes the amplitude of the received signal</w:t>
      </w:r>
      <w:r w:rsidR="008158DA">
        <w:t xml:space="preserve"> and</w:t>
      </w:r>
      <w:r>
        <w:t xml:space="preserve"> the gain of the arm filters</w:t>
      </w:r>
      <w:r w:rsidR="008158DA">
        <w:t xml:space="preserve">.  </w:t>
      </w:r>
      <m:oMath>
        <m:r>
          <w:rPr>
            <w:rFonts w:ascii="Cambria Math" w:hAnsi="Cambria Math"/>
          </w:rPr>
          <m:t>L(s)</m:t>
        </m:r>
      </m:oMath>
      <w:r w:rsidR="008158DA">
        <w:t xml:space="preserve"> represents the Loop filter (PI filter) that adjust the error in order to increase or decrease the time to lock.  The VCO is modeled by an integrator that accumulates the phase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158DA">
        <w:t xml:space="preserve"> is the VCO gain.  T</w:t>
      </w:r>
      <w:r w:rsidR="008051DE">
        <w:rPr>
          <w:szCs w:val="22"/>
        </w:rPr>
        <w:t xml:space="preserve">he closed loop transfer function of the </w:t>
      </w:r>
      <w:r w:rsidR="008158DA">
        <w:rPr>
          <w:szCs w:val="22"/>
        </w:rPr>
        <w:t>Costas Loop</w:t>
      </w:r>
      <w:r w:rsidR="008051DE">
        <w:rPr>
          <w:szCs w:val="22"/>
        </w:rPr>
        <w:t xml:space="preserve"> in Figure </w:t>
      </w:r>
      <w:r w:rsidR="008158DA">
        <w:rPr>
          <w:szCs w:val="22"/>
        </w:rPr>
        <w:t>10</w:t>
      </w:r>
      <w:r w:rsidR="008051DE">
        <w:rPr>
          <w:szCs w:val="22"/>
        </w:rPr>
        <w:t xml:space="preserve"> is </w:t>
      </w:r>
      <w:r w:rsidR="008158DA">
        <w:rPr>
          <w:szCs w:val="22"/>
        </w:rPr>
        <w:t xml:space="preserve">thus </w:t>
      </w:r>
      <w:r w:rsidR="008051DE">
        <w:rPr>
          <w:szCs w:val="22"/>
        </w:rPr>
        <w:t>given by,</w:t>
      </w:r>
    </w:p>
    <w:p w14:paraId="1AF02D71" w14:textId="77777777" w:rsidR="008158DA" w:rsidRPr="008158DA" w:rsidRDefault="008158DA" w:rsidP="008051DE"/>
    <w:p w14:paraId="78FD0A9A" w14:textId="7BA242F8" w:rsidR="008051DE" w:rsidRPr="008158DA" w:rsidRDefault="008158DA" w:rsidP="008051DE">
      <w:pPr>
        <w:pStyle w:val="Caption"/>
        <w:rPr>
          <w:b w:val="0"/>
        </w:rPr>
      </w:pPr>
      <m:oMathPara>
        <m:oMathParaPr>
          <m:jc m:val="right"/>
        </m:oMathParaPr>
        <m:oMath>
          <m:r>
            <m:rPr>
              <m:sty m:val="bi"/>
            </m:rPr>
            <w:rPr>
              <w:rFonts w:ascii="Cambria Math" w:hAnsi="Cambria Math"/>
            </w:rPr>
            <m:t>H</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r>
                <m:rPr>
                  <m:sty m:val="bi"/>
                </m:rPr>
                <w:rPr>
                  <w:rFonts w:ascii="Cambria Math" w:hAnsi="Cambria Math"/>
                </w:rPr>
                <m:t>θ(s)</m:t>
              </m:r>
            </m:num>
            <m:den>
              <m:r>
                <m:rPr>
                  <m:sty m:val="bi"/>
                </m:rPr>
                <w:rPr>
                  <w:rFonts w:ascii="Cambria Math" w:hAnsi="Cambria Math"/>
                </w:rPr>
                <m:t>φ(s)</m:t>
              </m:r>
            </m:den>
          </m:f>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10</m:t>
          </m:r>
          <m:r>
            <w:rPr>
              <w:rFonts w:ascii="Cambria Math" w:hAnsi="Cambria Math"/>
              <w:b w:val="0"/>
              <w:i/>
            </w:rPr>
            <w:fldChar w:fldCharType="end"/>
          </m:r>
          <m:r>
            <m:rPr>
              <m:sty m:val="bi"/>
            </m:rPr>
            <w:rPr>
              <w:rFonts w:ascii="Cambria Math" w:hAnsi="Cambria Math"/>
            </w:rPr>
            <m:t>)</m:t>
          </m:r>
        </m:oMath>
      </m:oMathPara>
    </w:p>
    <w:p w14:paraId="0B0BF995" w14:textId="77777777" w:rsidR="008158DA" w:rsidRPr="008158DA" w:rsidRDefault="008158DA" w:rsidP="008158DA"/>
    <w:p w14:paraId="1E8CB374" w14:textId="77777777" w:rsidR="008051DE" w:rsidRDefault="008051DE" w:rsidP="008051DE">
      <w:pPr>
        <w:jc w:val="left"/>
        <w:rPr>
          <w:szCs w:val="22"/>
        </w:rPr>
      </w:pPr>
      <w:r>
        <w:rPr>
          <w:szCs w:val="22"/>
        </w:rPr>
        <w:t>And the steady error transfer function is,</w:t>
      </w:r>
    </w:p>
    <w:p w14:paraId="43E4C3D4" w14:textId="77777777" w:rsidR="008158DA" w:rsidRDefault="008158DA" w:rsidP="008051DE">
      <w:pPr>
        <w:jc w:val="left"/>
        <w:rPr>
          <w:szCs w:val="22"/>
        </w:rPr>
      </w:pPr>
    </w:p>
    <w:p w14:paraId="16CD2636" w14:textId="5D705578" w:rsidR="008051DE" w:rsidRPr="008158DA" w:rsidRDefault="008158DA" w:rsidP="008051DE">
      <w:pPr>
        <w:pStyle w:val="Caption"/>
        <w:rPr>
          <w:b w:val="0"/>
        </w:rPr>
      </w:pPr>
      <m:oMathPara>
        <m:oMathParaPr>
          <m:jc m:val="right"/>
        </m:oMathParaPr>
        <m:oMath>
          <m:r>
            <m:rPr>
              <m:sty m:val="bi"/>
            </m:rPr>
            <w:rPr>
              <w:rFonts w:ascii="Cambria Math" w:hAnsi="Cambria Math"/>
            </w:rPr>
            <m:t>φ</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r>
                <m:rPr>
                  <m:sty m:val="bi"/>
                </m:rPr>
                <w:rPr>
                  <w:rFonts w:ascii="Cambria Math" w:hAnsi="Cambria Math"/>
                </w:rPr>
                <m:t>sθ</m:t>
              </m:r>
              <m:d>
                <m:dPr>
                  <m:ctrlPr>
                    <w:rPr>
                      <w:rFonts w:ascii="Cambria Math" w:hAnsi="Cambria Math"/>
                      <w:b w:val="0"/>
                      <w:i/>
                    </w:rPr>
                  </m:ctrlPr>
                </m:dPr>
                <m:e>
                  <m:r>
                    <m:rPr>
                      <m:sty m:val="bi"/>
                    </m:rPr>
                    <w:rPr>
                      <w:rFonts w:ascii="Cambria Math" w:hAnsi="Cambria Math"/>
                    </w:rPr>
                    <m:t>s</m:t>
                  </m:r>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11</m:t>
          </m:r>
          <m:r>
            <w:rPr>
              <w:rFonts w:ascii="Cambria Math" w:hAnsi="Cambria Math"/>
              <w:b w:val="0"/>
              <w:i/>
            </w:rPr>
            <w:fldChar w:fldCharType="end"/>
          </m:r>
          <m:r>
            <m:rPr>
              <m:sty m:val="bi"/>
            </m:rPr>
            <w:rPr>
              <w:rFonts w:ascii="Cambria Math" w:hAnsi="Cambria Math"/>
            </w:rPr>
            <m:t>)</m:t>
          </m:r>
        </m:oMath>
      </m:oMathPara>
    </w:p>
    <w:p w14:paraId="398BD12F" w14:textId="77777777" w:rsidR="008158DA" w:rsidRPr="008158DA" w:rsidRDefault="008158DA" w:rsidP="008158DA"/>
    <w:p w14:paraId="7077FF67" w14:textId="78B120E6" w:rsidR="008158DA"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xml:space="preserve">) inputs.  This is accomplished by application of the final value theorem to equation (15).  </w:t>
      </w:r>
    </w:p>
    <w:p w14:paraId="3E48016E" w14:textId="77777777" w:rsidR="0079146E" w:rsidRDefault="0079146E" w:rsidP="008051DE">
      <w:pPr>
        <w:rPr>
          <w:szCs w:val="22"/>
        </w:rPr>
      </w:pPr>
    </w:p>
    <w:p w14:paraId="3E179CEF" w14:textId="263C4035" w:rsidR="008051DE" w:rsidRPr="008158DA" w:rsidRDefault="008158DA" w:rsidP="008051DE">
      <w:pPr>
        <w:pStyle w:val="Caption"/>
        <w:rPr>
          <w:b w:val="0"/>
        </w:rPr>
      </w:pPr>
      <m:oMathPara>
        <m:oMathParaPr>
          <m:jc m:val="right"/>
        </m:oMathParaPr>
        <m:oMath>
          <m:r>
            <m:rPr>
              <m:sty m:val="b"/>
            </m:rPr>
            <w:rPr>
              <w:rFonts w:ascii="Cambria Math" w:hAnsi="Cambria Math"/>
            </w:rPr>
            <m:t>Step Input:</m:t>
          </m:r>
          <m:r>
            <m:rPr>
              <m:sty m:val="bi"/>
            </m:rPr>
            <w:rPr>
              <w:rFonts w:ascii="Cambria Math" w:hAnsi="Cambria Math"/>
            </w:rPr>
            <m:t xml:space="preserve">                     φ</m:t>
          </m:r>
          <m:d>
            <m:dPr>
              <m:ctrlPr>
                <w:rPr>
                  <w:rFonts w:ascii="Cambria Math" w:hAnsi="Cambria Math"/>
                  <w:b w:val="0"/>
                  <w:i/>
                </w:rPr>
              </m:ctrlPr>
            </m:dPr>
            <m:e>
              <m:r>
                <m:rPr>
                  <m:sty m:val="bi"/>
                </m:rPr>
                <w:rPr>
                  <w:rFonts w:ascii="Cambria Math" w:hAnsi="Cambria Math"/>
                </w:rPr>
                <m:t>∞</m:t>
              </m:r>
            </m:e>
          </m:d>
          <m:r>
            <m:rPr>
              <m:sty m:val="bi"/>
            </m:rPr>
            <w:rPr>
              <w:rFonts w:ascii="Cambria Math" w:hAnsi="Cambria Math"/>
            </w:rPr>
            <m:t>=</m:t>
          </m:r>
          <m:func>
            <m:funcPr>
              <m:ctrlPr>
                <w:rPr>
                  <w:rFonts w:ascii="Cambria Math" w:hAnsi="Cambria Math"/>
                  <w:b w:val="0"/>
                  <w:i/>
                </w:rPr>
              </m:ctrlPr>
            </m:funcPr>
            <m:fName>
              <m:limLow>
                <m:limLowPr>
                  <m:ctrlPr>
                    <w:rPr>
                      <w:rFonts w:ascii="Cambria Math" w:hAnsi="Cambria Math"/>
                      <w:b w:val="0"/>
                      <w:i/>
                    </w:rPr>
                  </m:ctrlPr>
                </m:limLowPr>
                <m:e>
                  <m:r>
                    <m:rPr>
                      <m:sty m:val="b"/>
                    </m:rPr>
                    <w:rPr>
                      <w:rFonts w:ascii="Cambria Math" w:hAnsi="Cambria Math"/>
                    </w:rPr>
                    <m:t>lim</m:t>
                  </m:r>
                </m:e>
                <m:lim>
                  <m:r>
                    <m:rPr>
                      <m:sty m:val="bi"/>
                    </m:rPr>
                    <w:rPr>
                      <w:rFonts w:ascii="Cambria Math" w:hAnsi="Cambria Math"/>
                    </w:rPr>
                    <m:t>s→0</m:t>
                  </m:r>
                </m:lim>
              </m:limLow>
            </m:fName>
            <m:e>
              <m:r>
                <m:rPr>
                  <m:sty m:val="bi"/>
                </m:rPr>
                <w:rPr>
                  <w:rFonts w:ascii="Cambria Math" w:hAnsi="Cambria Math"/>
                </w:rPr>
                <m:t xml:space="preserve">   </m:t>
              </m:r>
              <m:f>
                <m:fPr>
                  <m:ctrlPr>
                    <w:rPr>
                      <w:rFonts w:ascii="Cambria Math" w:hAnsi="Cambria Math"/>
                      <w:b w:val="0"/>
                      <w:i/>
                    </w:rPr>
                  </m:ctrlPr>
                </m:fPr>
                <m:num>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s</m:t>
                          </m:r>
                        </m:den>
                      </m:f>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L(s)</m:t>
                  </m:r>
                </m:den>
              </m:f>
              <m:r>
                <m:rPr>
                  <m:sty m:val="bi"/>
                </m:rPr>
                <w:rPr>
                  <w:rFonts w:ascii="Cambria Math" w:hAnsi="Cambria Math"/>
                </w:rPr>
                <m:t xml:space="preserve">=       0 </m:t>
              </m:r>
            </m:e>
          </m:func>
          <m:r>
            <m:rPr>
              <m:sty m:val="bi"/>
            </m:rPr>
            <w:rPr>
              <w:rFonts w:ascii="Cambria Math" w:hAnsi="Cambria Math"/>
            </w:rPr>
            <m:t xml:space="preserve">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12</m:t>
          </m:r>
          <m:r>
            <w:rPr>
              <w:rFonts w:ascii="Cambria Math" w:hAnsi="Cambria Math"/>
              <w:b w:val="0"/>
              <w:i/>
            </w:rPr>
            <w:fldChar w:fldCharType="end"/>
          </m:r>
          <m:r>
            <m:rPr>
              <m:sty m:val="bi"/>
            </m:rPr>
            <w:rPr>
              <w:rFonts w:ascii="Cambria Math" w:hAnsi="Cambria Math"/>
            </w:rPr>
            <m:t>)</m:t>
          </m:r>
        </m:oMath>
      </m:oMathPara>
    </w:p>
    <w:p w14:paraId="468DFD91" w14:textId="77777777" w:rsidR="008158DA" w:rsidRPr="008158DA" w:rsidRDefault="008158DA" w:rsidP="008158DA"/>
    <w:p w14:paraId="2AEC54A4" w14:textId="0B754EC5" w:rsidR="008051DE" w:rsidRPr="0079146E" w:rsidRDefault="008158DA" w:rsidP="008051DE">
      <w:pPr>
        <w:pStyle w:val="Caption"/>
        <w:rPr>
          <w:b w:val="0"/>
        </w:rPr>
      </w:pPr>
      <m:oMathPara>
        <m:oMathParaPr>
          <m:jc m:val="right"/>
        </m:oMathParaPr>
        <m:oMath>
          <m:r>
            <m:rPr>
              <m:sty m:val="b"/>
            </m:rPr>
            <w:rPr>
              <w:rFonts w:ascii="Cambria Math" w:hAnsi="Cambria Math"/>
            </w:rPr>
            <m:t>Ramp Input:</m:t>
          </m:r>
          <m:r>
            <m:rPr>
              <m:sty m:val="bi"/>
            </m:rPr>
            <w:rPr>
              <w:rFonts w:ascii="Cambria Math" w:hAnsi="Cambria Math"/>
            </w:rPr>
            <m:t xml:space="preserve">                   φ</m:t>
          </m:r>
          <m:d>
            <m:dPr>
              <m:ctrlPr>
                <w:rPr>
                  <w:rFonts w:ascii="Cambria Math" w:hAnsi="Cambria Math"/>
                  <w:b w:val="0"/>
                  <w:i/>
                </w:rPr>
              </m:ctrlPr>
            </m:dPr>
            <m:e>
              <m:r>
                <m:rPr>
                  <m:sty m:val="bi"/>
                </m:rPr>
                <w:rPr>
                  <w:rFonts w:ascii="Cambria Math" w:hAnsi="Cambria Math"/>
                </w:rPr>
                <m:t>∞</m:t>
              </m:r>
            </m:e>
          </m:d>
          <m:r>
            <m:rPr>
              <m:sty m:val="bi"/>
            </m:rPr>
            <w:rPr>
              <w:rFonts w:ascii="Cambria Math" w:hAnsi="Cambria Math"/>
            </w:rPr>
            <m:t>=</m:t>
          </m:r>
          <m:func>
            <m:funcPr>
              <m:ctrlPr>
                <w:rPr>
                  <w:rFonts w:ascii="Cambria Math" w:hAnsi="Cambria Math"/>
                  <w:b w:val="0"/>
                  <w:i/>
                </w:rPr>
              </m:ctrlPr>
            </m:funcPr>
            <m:fName>
              <m:func>
                <m:funcPr>
                  <m:ctrlPr>
                    <w:rPr>
                      <w:rFonts w:ascii="Cambria Math" w:hAnsi="Cambria Math"/>
                      <w:b w:val="0"/>
                      <w:i/>
                    </w:rPr>
                  </m:ctrlPr>
                </m:funcPr>
                <m:fName>
                  <m:limLow>
                    <m:limLowPr>
                      <m:ctrlPr>
                        <w:rPr>
                          <w:rFonts w:ascii="Cambria Math" w:hAnsi="Cambria Math"/>
                          <w:b w:val="0"/>
                          <w:i/>
                        </w:rPr>
                      </m:ctrlPr>
                    </m:limLowPr>
                    <m:e>
                      <m:r>
                        <m:rPr>
                          <m:sty m:val="b"/>
                        </m:rPr>
                        <w:rPr>
                          <w:rFonts w:ascii="Cambria Math" w:hAnsi="Cambria Math"/>
                        </w:rPr>
                        <m:t>lim</m:t>
                      </m:r>
                    </m:e>
                    <m:lim>
                      <m:r>
                        <m:rPr>
                          <m:sty m:val="bi"/>
                        </m:rPr>
                        <w:rPr>
                          <w:rFonts w:ascii="Cambria Math" w:hAnsi="Cambria Math"/>
                        </w:rPr>
                        <m:t>s→0</m:t>
                      </m:r>
                    </m:lim>
                  </m:limLow>
                </m:fName>
                <m:e>
                  <m:r>
                    <m:rPr>
                      <m:sty m:val="bi"/>
                    </m:rPr>
                    <w:rPr>
                      <w:rFonts w:ascii="Cambria Math" w:hAnsi="Cambria Math"/>
                    </w:rPr>
                    <m:t xml:space="preserve">  </m:t>
                  </m:r>
                  <m:f>
                    <m:fPr>
                      <m:ctrlPr>
                        <w:rPr>
                          <w:rFonts w:ascii="Cambria Math" w:hAnsi="Cambria Math"/>
                          <w:b w:val="0"/>
                          <w:i/>
                        </w:rPr>
                      </m:ctrlPr>
                    </m:fPr>
                    <m:num>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d>
                        <m:dPr>
                          <m:ctrlPr>
                            <w:rPr>
                              <w:rFonts w:ascii="Cambria Math" w:hAnsi="Cambria Math"/>
                              <w:b w:val="0"/>
                              <w:i/>
                            </w:rPr>
                          </m:ctrlPr>
                        </m:dPr>
                        <m:e>
                          <m:f>
                            <m:fPr>
                              <m:ctrlPr>
                                <w:rPr>
                                  <w:rFonts w:ascii="Cambria Math" w:hAnsi="Cambria Math"/>
                                  <w:b w:val="0"/>
                                  <w:i/>
                                </w:rPr>
                              </m:ctrlPr>
                            </m:fPr>
                            <m:num>
                              <m:r>
                                <m:rPr>
                                  <m:sty m:val="bi"/>
                                </m:rPr>
                                <w:rPr>
                                  <w:rFonts w:ascii="Cambria Math" w:hAnsi="Cambria Math"/>
                                </w:rPr>
                                <m:t>1</m:t>
                              </m:r>
                            </m:num>
                            <m:den>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den>
                          </m:f>
                        </m:e>
                      </m:d>
                    </m:num>
                    <m:den>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e>
              </m:func>
            </m:fName>
            <m:e>
              <m:r>
                <m:rPr>
                  <m:sty m:val="bi"/>
                </m:rPr>
                <w:rPr>
                  <w:rFonts w:ascii="Cambria Math" w:hAnsi="Cambria Math"/>
                </w:rPr>
                <m:t xml:space="preserve">=     </m:t>
              </m:r>
              <m:f>
                <m:fPr>
                  <m:ctrlPr>
                    <w:rPr>
                      <w:rFonts w:ascii="Cambria Math" w:hAnsi="Cambria Math"/>
                      <w:b w:val="0"/>
                      <w:i/>
                    </w:rPr>
                  </m:ctrlPr>
                </m:fPr>
                <m:num>
                  <m:r>
                    <m:rPr>
                      <m:sty m:val="bi"/>
                    </m:rPr>
                    <w:rPr>
                      <w:rFonts w:ascii="Cambria Math" w:hAnsi="Cambria Math"/>
                    </w:rPr>
                    <m:t>1</m:t>
                  </m:r>
                </m:num>
                <m:den>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den>
              </m:f>
              <m:r>
                <m:rPr>
                  <m:sty m:val="bi"/>
                </m:rPr>
                <w:rPr>
                  <w:rFonts w:ascii="Cambria Math" w:hAnsi="Cambria Math"/>
                </w:rPr>
                <m:t xml:space="preserve">                              </m:t>
              </m:r>
            </m:e>
          </m:func>
          <m:r>
            <m:rPr>
              <m:sty m:val="bi"/>
            </m:rPr>
            <w:rPr>
              <w:rFonts w:ascii="Cambria Math" w:hAnsi="Cambria Math"/>
            </w:rPr>
            <m:t>(</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13</m:t>
          </m:r>
          <m:r>
            <w:rPr>
              <w:rFonts w:ascii="Cambria Math" w:hAnsi="Cambria Math"/>
              <w:b w:val="0"/>
              <w:i/>
            </w:rPr>
            <w:fldChar w:fldCharType="end"/>
          </m:r>
          <m:r>
            <m:rPr>
              <m:sty m:val="bi"/>
            </m:rPr>
            <w:rPr>
              <w:rFonts w:ascii="Cambria Math" w:hAnsi="Cambria Math"/>
            </w:rPr>
            <m:t>)</m:t>
          </m:r>
        </m:oMath>
      </m:oMathPara>
    </w:p>
    <w:p w14:paraId="7B885836" w14:textId="77777777" w:rsidR="008158DA" w:rsidRPr="008158DA" w:rsidRDefault="008158DA" w:rsidP="008158DA"/>
    <w:p w14:paraId="4777ECEC" w14:textId="1EFF60DC" w:rsidR="008051DE" w:rsidRDefault="008051DE" w:rsidP="008051DE">
      <w:pPr>
        <w:rPr>
          <w:szCs w:val="22"/>
        </w:rPr>
      </w:pPr>
      <w:r>
        <w:rPr>
          <w:szCs w:val="22"/>
        </w:rPr>
        <w:t xml:space="preserve">The results of the final value theorem </w:t>
      </w:r>
      <w:r w:rsidR="0079146E">
        <w:rPr>
          <w:szCs w:val="22"/>
        </w:rPr>
        <w:t>tell us</w:t>
      </w:r>
      <w:r>
        <w:rPr>
          <w:szCs w:val="22"/>
        </w:rPr>
        <w:t xml:space="preserve"> that</w:t>
      </w:r>
      <w:r w:rsidR="0079146E">
        <w:rPr>
          <w:szCs w:val="22"/>
        </w:rPr>
        <w:t xml:space="preserve"> the loop filter must contain an</w:t>
      </w:r>
      <w:r>
        <w:rPr>
          <w:szCs w:val="22"/>
        </w:rPr>
        <w:t xml:space="preserve"> integrator so that the error at infinity goes to zero.  Two common loop filters that accomplish this are the lead-lag filter and the proportional integral filter (PI).  In this design, the PI filter was chosen which takes the form,</w:t>
      </w:r>
    </w:p>
    <w:p w14:paraId="46338F12" w14:textId="77777777" w:rsidR="0079146E" w:rsidRDefault="0079146E" w:rsidP="008051DE">
      <w:pPr>
        <w:rPr>
          <w:szCs w:val="22"/>
        </w:rPr>
      </w:pPr>
    </w:p>
    <w:p w14:paraId="5EC8EF4D" w14:textId="516EA3F7" w:rsidR="008051DE" w:rsidRPr="0079146E" w:rsidRDefault="0079146E" w:rsidP="008051DE">
      <w:pPr>
        <w:pStyle w:val="Caption"/>
        <w:rPr>
          <w:sz w:val="22"/>
          <w:szCs w:val="22"/>
        </w:rPr>
      </w:pPr>
      <m:oMathPara>
        <m:oMathParaPr>
          <m:jc m:val="right"/>
        </m:oMathParaPr>
        <m:oMath>
          <m:r>
            <m:rPr>
              <m:sty m:val="bi"/>
            </m:rPr>
            <w:rPr>
              <w:rFonts w:ascii="Cambria Math" w:hAnsi="Cambria Math"/>
            </w:rPr>
            <m:t>L</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I</m:t>
                  </m:r>
                </m:sub>
              </m:sSub>
            </m:num>
            <m:den>
              <m:r>
                <m:rPr>
                  <m:sty m:val="bi"/>
                </m:rPr>
                <w:rPr>
                  <w:rFonts w:ascii="Cambria Math" w:hAnsi="Cambria Math"/>
                </w:rPr>
                <m:t>s</m:t>
              </m:r>
            </m:den>
          </m:f>
          <m:r>
            <m:rPr>
              <m:sty m:val="bi"/>
            </m:rPr>
            <w:rPr>
              <w:rFonts w:ascii="Cambria Math" w:hAnsi="Cambria Math"/>
            </w:rPr>
            <m:t xml:space="preserve">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14</m:t>
          </m:r>
          <m:r>
            <w:rPr>
              <w:rFonts w:ascii="Cambria Math" w:hAnsi="Cambria Math"/>
              <w:b w:val="0"/>
              <w:i/>
            </w:rPr>
            <w:fldChar w:fldCharType="end"/>
          </m:r>
          <m:r>
            <m:rPr>
              <m:sty m:val="bi"/>
            </m:rPr>
            <w:rPr>
              <w:rFonts w:ascii="Cambria Math" w:hAnsi="Cambria Math"/>
            </w:rPr>
            <m:t>)</m:t>
          </m:r>
        </m:oMath>
      </m:oMathPara>
    </w:p>
    <w:p w14:paraId="43047364" w14:textId="77777777" w:rsidR="0079146E" w:rsidRPr="0079146E" w:rsidRDefault="0079146E" w:rsidP="0079146E"/>
    <w:p w14:paraId="5D914772" w14:textId="7B447FE5"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w:t>
      </w:r>
      <w:r w:rsidR="0079146E">
        <w:rPr>
          <w:szCs w:val="22"/>
        </w:rPr>
        <w:t xml:space="preserve">expression  for the </w:t>
      </w:r>
      <w:r>
        <w:rPr>
          <w:szCs w:val="22"/>
        </w:rPr>
        <w:t xml:space="preserve">loop filter into the closed loop transfer function given by equation (18), the new closed transfer function describing the </w:t>
      </w:r>
      <w:r w:rsidR="0079146E">
        <w:rPr>
          <w:szCs w:val="22"/>
        </w:rPr>
        <w:t>Costas Loop’s</w:t>
      </w:r>
      <w:r>
        <w:rPr>
          <w:szCs w:val="22"/>
        </w:rPr>
        <w:t xml:space="preserve"> behavior is,</w:t>
      </w:r>
    </w:p>
    <w:p w14:paraId="0DEB74B2" w14:textId="77777777" w:rsidR="0079146E" w:rsidRDefault="0079146E" w:rsidP="008051DE">
      <w:pPr>
        <w:rPr>
          <w:szCs w:val="22"/>
        </w:rPr>
      </w:pPr>
    </w:p>
    <w:p w14:paraId="296EBE87" w14:textId="70B3DCA0" w:rsidR="008051DE" w:rsidRPr="0079146E" w:rsidRDefault="0079146E" w:rsidP="008051DE">
      <w:pPr>
        <w:pStyle w:val="Caption"/>
        <w:rPr>
          <w:b w:val="0"/>
        </w:rPr>
      </w:pPr>
      <m:oMathPara>
        <m:oMathParaPr>
          <m:jc m:val="right"/>
        </m:oMathParaPr>
        <m:oMath>
          <m:r>
            <m:rPr>
              <m:sty m:val="bi"/>
            </m:rPr>
            <w:rPr>
              <w:rFonts w:ascii="Cambria Math" w:hAnsi="Cambria Math"/>
            </w:rPr>
            <m:t>H</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s+</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I</m:t>
                  </m:r>
                </m:sub>
              </m:sSub>
            </m:num>
            <m:den>
              <m:sSub>
                <m:sSubPr>
                  <m:ctrlPr>
                    <w:rPr>
                      <w:rFonts w:ascii="Cambria Math" w:hAnsi="Cambria Math"/>
                      <w:b w:val="0"/>
                      <w:i/>
                    </w:rPr>
                  </m:ctrlPr>
                </m:sSubPr>
                <m:e>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s+K</m:t>
                  </m:r>
                </m:e>
                <m:sub>
                  <m:r>
                    <m:rPr>
                      <m:sty m:val="bi"/>
                    </m:rPr>
                    <w:rPr>
                      <w:rFonts w:ascii="Cambria Math" w:hAnsi="Cambria Math"/>
                    </w:rPr>
                    <m:t>d</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v</m:t>
                  </m:r>
                </m:sub>
              </m:sSub>
              <m:sSub>
                <m:sSubPr>
                  <m:ctrlPr>
                    <w:rPr>
                      <w:rFonts w:ascii="Cambria Math" w:hAnsi="Cambria Math"/>
                      <w:b w:val="0"/>
                      <w:i/>
                    </w:rPr>
                  </m:ctrlPr>
                </m:sSubPr>
                <m:e>
                  <m:r>
                    <m:rPr>
                      <m:sty m:val="bi"/>
                    </m:rPr>
                    <w:rPr>
                      <w:rFonts w:ascii="Cambria Math" w:hAnsi="Cambria Math"/>
                    </w:rPr>
                    <m:t>K</m:t>
                  </m:r>
                </m:e>
                <m:sub>
                  <m:r>
                    <m:rPr>
                      <m:sty m:val="bi"/>
                    </m:rPr>
                    <w:rPr>
                      <w:rFonts w:ascii="Cambria Math" w:hAnsi="Cambria Math"/>
                    </w:rPr>
                    <m:t>I</m:t>
                  </m:r>
                </m:sub>
              </m:sSub>
            </m:den>
          </m:f>
          <m:r>
            <m:rPr>
              <m:sty m:val="bi"/>
            </m:rPr>
            <w:rPr>
              <w:rFonts w:ascii="Cambria Math" w:hAnsi="Cambria Math"/>
            </w:rPr>
            <m:t xml:space="preserve">   .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15</m:t>
          </m:r>
          <m:r>
            <w:rPr>
              <w:rFonts w:ascii="Cambria Math" w:hAnsi="Cambria Math"/>
              <w:b w:val="0"/>
              <w:i/>
            </w:rPr>
            <w:fldChar w:fldCharType="end"/>
          </m:r>
          <m:r>
            <m:rPr>
              <m:sty m:val="bi"/>
            </m:rPr>
            <w:rPr>
              <w:rFonts w:ascii="Cambria Math" w:hAnsi="Cambria Math"/>
            </w:rPr>
            <m:t>)</m:t>
          </m:r>
        </m:oMath>
      </m:oMathPara>
    </w:p>
    <w:p w14:paraId="1CE897EC" w14:textId="77777777" w:rsidR="0079146E" w:rsidRPr="0079146E" w:rsidRDefault="0079146E" w:rsidP="0079146E"/>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02373373" w14:textId="77777777" w:rsidR="0079146E" w:rsidRDefault="0079146E" w:rsidP="008051DE">
      <w:pPr>
        <w:rPr>
          <w:szCs w:val="22"/>
        </w:rPr>
      </w:pPr>
    </w:p>
    <w:p w14:paraId="66735AAD" w14:textId="6384E0B2" w:rsidR="008051DE" w:rsidRPr="0079146E" w:rsidRDefault="0079146E" w:rsidP="008051DE">
      <w:pPr>
        <w:pStyle w:val="Caption"/>
        <w:rPr>
          <w:b w:val="0"/>
        </w:rPr>
      </w:pPr>
      <m:oMathPara>
        <m:oMathParaPr>
          <m:jc m:val="right"/>
        </m:oMathParaPr>
        <m:oMath>
          <m:r>
            <m:rPr>
              <m:sty m:val="bi"/>
            </m:rPr>
            <w:rPr>
              <w:rFonts w:ascii="Cambria Math" w:hAnsi="Cambria Math"/>
            </w:rPr>
            <m:t>H</m:t>
          </m:r>
          <m:d>
            <m:dPr>
              <m:ctrlPr>
                <w:rPr>
                  <w:rFonts w:ascii="Cambria Math" w:hAnsi="Cambria Math"/>
                  <w:b w:val="0"/>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val="0"/>
                  <w:i/>
                </w:rPr>
              </m:ctrlPr>
            </m:fPr>
            <m:num>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d>
                <m:dPr>
                  <m:ctrlPr>
                    <w:rPr>
                      <w:rFonts w:ascii="Cambria Math" w:hAnsi="Cambria Math"/>
                      <w:b w:val="0"/>
                      <w:i/>
                    </w:rPr>
                  </m:ctrlPr>
                </m:dPr>
                <m:e>
                  <m:r>
                    <m:rPr>
                      <m:sty m:val="bi"/>
                    </m:rPr>
                    <w:rPr>
                      <w:rFonts w:ascii="Cambria Math" w:hAnsi="Cambria Math"/>
                    </w:rPr>
                    <m:t>1+</m:t>
                  </m:r>
                  <m:f>
                    <m:fPr>
                      <m:ctrlPr>
                        <w:rPr>
                          <w:rFonts w:ascii="Cambria Math" w:hAnsi="Cambria Math"/>
                          <w:b w:val="0"/>
                          <w:i/>
                        </w:rPr>
                      </m:ctrlPr>
                    </m:fPr>
                    <m:num>
                      <m:r>
                        <m:rPr>
                          <m:sty m:val="bi"/>
                        </m:rPr>
                        <w:rPr>
                          <w:rFonts w:ascii="Cambria Math" w:hAnsi="Cambria Math"/>
                        </w:rPr>
                        <m:t>2</m:t>
                      </m:r>
                      <m:r>
                        <m:rPr>
                          <m:sty m:val="bi"/>
                        </m:rPr>
                        <w:rPr>
                          <w:rFonts w:ascii="Cambria Math" w:hAnsi="Cambria Math"/>
                        </w:rPr>
                        <m:t>ξ</m:t>
                      </m:r>
                    </m:num>
                    <m:den>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den>
                  </m:f>
                  <m:r>
                    <m:rPr>
                      <m:sty m:val="bi"/>
                    </m:rPr>
                    <w:rPr>
                      <w:rFonts w:ascii="Cambria Math" w:hAnsi="Cambria Math"/>
                    </w:rPr>
                    <m:t>s</m:t>
                  </m:r>
                </m:e>
              </m:d>
            </m:num>
            <m:den>
              <m:sSup>
                <m:sSupPr>
                  <m:ctrlPr>
                    <w:rPr>
                      <w:rFonts w:ascii="Cambria Math" w:hAnsi="Cambria Math"/>
                      <w:b w:val="0"/>
                      <w:i/>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r>
                <m:rPr>
                  <m:sty m:val="bi"/>
                </m:rPr>
                <w:rPr>
                  <w:rFonts w:ascii="Cambria Math" w:hAnsi="Cambria Math"/>
                </w:rPr>
                <m:t>ξ</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2</m:t>
                  </m:r>
                </m:sup>
              </m:sSubSup>
            </m:den>
          </m:f>
          <m:r>
            <m:rPr>
              <m:sty m:val="bi"/>
            </m:rPr>
            <w:rPr>
              <w:rFonts w:ascii="Cambria Math" w:hAnsi="Cambria Math"/>
            </w:rPr>
            <m:t xml:space="preserve">                                                                      (</m:t>
          </m:r>
          <m:r>
            <w:rPr>
              <w:rFonts w:ascii="Cambria Math" w:hAnsi="Cambria Math"/>
              <w:b w:val="0"/>
              <w:i/>
            </w:rPr>
            <w:fldChar w:fldCharType="begin"/>
          </m:r>
          <m:r>
            <m:rPr>
              <m:sty m:val="b"/>
            </m:rPr>
            <w:rPr>
              <w:rFonts w:ascii="Cambria Math" w:hAnsi="Cambria Math"/>
            </w:rPr>
            <m:t xml:space="preserve"> SEQ Equation \* ARABIC </m:t>
          </m:r>
          <m:r>
            <w:rPr>
              <w:rFonts w:ascii="Cambria Math" w:hAnsi="Cambria Math"/>
              <w:b w:val="0"/>
              <w:i/>
            </w:rPr>
            <w:fldChar w:fldCharType="separate"/>
          </m:r>
          <m:r>
            <m:rPr>
              <m:sty m:val="b"/>
            </m:rPr>
            <w:rPr>
              <w:rFonts w:ascii="Cambria Math" w:hAnsi="Cambria Math"/>
              <w:noProof/>
            </w:rPr>
            <m:t>16</m:t>
          </m:r>
          <m:r>
            <w:rPr>
              <w:rFonts w:ascii="Cambria Math" w:hAnsi="Cambria Math"/>
              <w:b w:val="0"/>
              <w:i/>
            </w:rPr>
            <w:fldChar w:fldCharType="end"/>
          </m:r>
          <m:r>
            <m:rPr>
              <m:sty m:val="bi"/>
            </m:rPr>
            <w:rPr>
              <w:rFonts w:ascii="Cambria Math" w:hAnsi="Cambria Math"/>
            </w:rPr>
            <m:t>)</m:t>
          </m:r>
        </m:oMath>
      </m:oMathPara>
    </w:p>
    <w:p w14:paraId="1ABD7488" w14:textId="77777777" w:rsidR="0079146E" w:rsidRPr="0079146E" w:rsidRDefault="0079146E" w:rsidP="0079146E"/>
    <w:p w14:paraId="726A826D" w14:textId="77777777" w:rsidR="008051DE" w:rsidRDefault="008051DE" w:rsidP="008051DE">
      <w:pPr>
        <w:jc w:val="left"/>
        <w:rPr>
          <w:szCs w:val="22"/>
        </w:rPr>
      </w:pPr>
      <w:r>
        <w:rPr>
          <w:szCs w:val="22"/>
        </w:rPr>
        <w:t>Where,</w:t>
      </w:r>
    </w:p>
    <w:p w14:paraId="712C5042" w14:textId="77777777" w:rsidR="0079146E" w:rsidRDefault="0079146E" w:rsidP="008051DE">
      <w:pPr>
        <w:jc w:val="left"/>
        <w:rPr>
          <w:szCs w:val="22"/>
        </w:rPr>
      </w:pPr>
    </w:p>
    <w:p w14:paraId="7B1A78CB" w14:textId="528B26E8" w:rsidR="008051DE" w:rsidRPr="0079146E" w:rsidRDefault="00C000C0" w:rsidP="008051DE">
      <w:pPr>
        <w:jc w:val="left"/>
        <w:rPr>
          <w:sz w:val="20"/>
        </w:rPr>
      </w:pPr>
      <m:oMathPara>
        <m:oMathParaPr>
          <m:jc m:val="right"/>
        </m:oMathParaPr>
        <m:oMath>
          <m:sSub>
            <m:sSubPr>
              <m:ctrlPr>
                <w:rPr>
                  <w:rFonts w:ascii="Cambria Math" w:hAnsi="Cambria Math"/>
                  <w:i/>
                  <w:sz w:val="20"/>
                </w:rPr>
              </m:ctrlPr>
            </m:sSubPr>
            <m:e>
              <m:r>
                <w:rPr>
                  <w:rFonts w:ascii="Cambria Math" w:hAnsi="Cambria Math"/>
                  <w:sz w:val="20"/>
                </w:rPr>
                <m:t>w</m:t>
              </m:r>
            </m:e>
            <m:sub>
              <m:r>
                <w:rPr>
                  <w:rFonts w:ascii="Cambria Math" w:hAnsi="Cambria Math"/>
                  <w:sz w:val="20"/>
                </w:rPr>
                <m:t>n</m:t>
              </m:r>
            </m:sub>
          </m:sSub>
          <m:r>
            <w:rPr>
              <w:rFonts w:ascii="Cambria Math" w:hAnsi="Cambria Math"/>
              <w:sz w:val="20"/>
            </w:rPr>
            <m:t>=</m:t>
          </m:r>
          <m:rad>
            <m:radPr>
              <m:degHide m:val="1"/>
              <m:ctrlPr>
                <w:rPr>
                  <w:rFonts w:ascii="Cambria Math" w:hAnsi="Cambria Math"/>
                  <w:i/>
                  <w:sz w:val="20"/>
                </w:rPr>
              </m:ctrlPr>
            </m:radPr>
            <m:deg/>
            <m:e>
              <m:sSub>
                <m:sSubPr>
                  <m:ctrlPr>
                    <w:rPr>
                      <w:rFonts w:ascii="Cambria Math" w:hAnsi="Cambria Math"/>
                      <w:i/>
                      <w:sz w:val="20"/>
                    </w:rPr>
                  </m:ctrlPr>
                </m:sSubPr>
                <m:e>
                  <m:r>
                    <w:rPr>
                      <w:rFonts w:ascii="Cambria Math" w:hAnsi="Cambria Math"/>
                      <w:sz w:val="20"/>
                    </w:rPr>
                    <m:t>K</m:t>
                  </m:r>
                </m:e>
                <m:sub>
                  <m:r>
                    <w:rPr>
                      <w:rFonts w:ascii="Cambria Math" w:hAnsi="Cambria Math"/>
                      <w:sz w:val="20"/>
                    </w:rPr>
                    <m:t>d</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v</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I</m:t>
                  </m:r>
                </m:sub>
              </m:sSub>
            </m:e>
          </m:rad>
          <m:r>
            <w:rPr>
              <w:rFonts w:ascii="Cambria Math" w:hAnsi="Cambria Math"/>
              <w:sz w:val="20"/>
            </w:rPr>
            <m:t xml:space="preserve">                                                                              (17.1)</m:t>
          </m:r>
        </m:oMath>
      </m:oMathPara>
    </w:p>
    <w:p w14:paraId="419904D9" w14:textId="70FB549D" w:rsidR="008051DE" w:rsidRPr="0079146E" w:rsidRDefault="008051DE" w:rsidP="008051DE">
      <w:pPr>
        <w:jc w:val="center"/>
        <w:rPr>
          <w:sz w:val="20"/>
        </w:rPr>
      </w:pPr>
      <m:oMathPara>
        <m:oMathParaPr>
          <m:jc m:val="right"/>
        </m:oMathParaPr>
        <m:oMath>
          <m:r>
            <w:rPr>
              <w:rFonts w:ascii="Cambria Math" w:hAnsi="Cambria Math"/>
              <w:sz w:val="20"/>
            </w:rPr>
            <m:t>ξ=</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K</m:t>
                  </m:r>
                </m:e>
                <m:sub>
                  <m:r>
                    <w:rPr>
                      <w:rFonts w:ascii="Cambria Math" w:hAnsi="Cambria Math"/>
                      <w:sz w:val="20"/>
                    </w:rPr>
                    <m:t>d</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v</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P</m:t>
                  </m:r>
                </m:sub>
              </m:sSub>
            </m:num>
            <m:den>
              <m:r>
                <w:rPr>
                  <w:rFonts w:ascii="Cambria Math" w:hAnsi="Cambria Math"/>
                  <w:sz w:val="20"/>
                </w:rPr>
                <m:t>2</m:t>
              </m:r>
              <m:sSub>
                <m:sSubPr>
                  <m:ctrlPr>
                    <w:rPr>
                      <w:rFonts w:ascii="Cambria Math" w:hAnsi="Cambria Math"/>
                      <w:i/>
                      <w:sz w:val="20"/>
                    </w:rPr>
                  </m:ctrlPr>
                </m:sSubPr>
                <m:e>
                  <m:r>
                    <w:rPr>
                      <w:rFonts w:ascii="Cambria Math" w:hAnsi="Cambria Math"/>
                      <w:sz w:val="20"/>
                    </w:rPr>
                    <m:t>w</m:t>
                  </m:r>
                </m:e>
                <m:sub>
                  <m:r>
                    <w:rPr>
                      <w:rFonts w:ascii="Cambria Math" w:hAnsi="Cambria Math"/>
                      <w:sz w:val="20"/>
                    </w:rPr>
                    <m:t>n</m:t>
                  </m:r>
                </m:sub>
              </m:sSub>
            </m:den>
          </m:f>
          <m:r>
            <w:rPr>
              <w:rFonts w:ascii="Cambria Math" w:hAnsi="Cambria Math"/>
              <w:sz w:val="20"/>
            </w:rPr>
            <m:t xml:space="preserve">                                                                                  (17.2)</m:t>
          </m:r>
        </m:oMath>
      </m:oMathPara>
    </w:p>
    <w:p w14:paraId="4C0FF66D" w14:textId="6DA6E8C9" w:rsidR="0079146E" w:rsidRDefault="003F2FA7" w:rsidP="008051DE">
      <w:pPr>
        <w:jc w:val="center"/>
        <w:rPr>
          <w:sz w:val="20"/>
        </w:rPr>
      </w:pPr>
      <w:r>
        <w:rPr>
          <w:noProof/>
        </w:rPr>
        <w:drawing>
          <wp:inline distT="0" distB="0" distL="0" distR="0" wp14:anchorId="373D5517" wp14:editId="248E5E2F">
            <wp:extent cx="4457700" cy="2541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680" t="29647" r="23878" b="18187"/>
                    <a:stretch/>
                  </pic:blipFill>
                  <pic:spPr bwMode="auto">
                    <a:xfrm>
                      <a:off x="0" y="0"/>
                      <a:ext cx="4469937" cy="2548282"/>
                    </a:xfrm>
                    <a:prstGeom prst="rect">
                      <a:avLst/>
                    </a:prstGeom>
                    <a:ln>
                      <a:noFill/>
                    </a:ln>
                    <a:extLst>
                      <a:ext uri="{53640926-AAD7-44D8-BBD7-CCE9431645EC}">
                        <a14:shadowObscured xmlns:a14="http://schemas.microsoft.com/office/drawing/2010/main"/>
                      </a:ext>
                    </a:extLst>
                  </pic:spPr>
                </pic:pic>
              </a:graphicData>
            </a:graphic>
          </wp:inline>
        </w:drawing>
      </w:r>
    </w:p>
    <w:p w14:paraId="1278D634" w14:textId="6165EF0E" w:rsidR="009C29A9" w:rsidRPr="009C29A9" w:rsidRDefault="009C29A9" w:rsidP="008051DE">
      <w:pPr>
        <w:jc w:val="center"/>
      </w:pPr>
      <w:r w:rsidRPr="009C29A9">
        <w:t>Figure 11. Simulink architecture of the Costas Loop</w:t>
      </w:r>
    </w:p>
    <w:p w14:paraId="2B7FE43A" w14:textId="384469D6" w:rsidR="008051DE" w:rsidRDefault="003F2FA7" w:rsidP="008051DE">
      <w:pPr>
        <w:jc w:val="center"/>
        <w:rPr>
          <w:szCs w:val="22"/>
        </w:rPr>
      </w:pPr>
      <w:r>
        <w:rPr>
          <w:noProof/>
          <w:szCs w:val="22"/>
        </w:rPr>
        <w:drawing>
          <wp:inline distT="0" distB="0" distL="0" distR="0" wp14:anchorId="339CF8FB" wp14:editId="2271CA1C">
            <wp:extent cx="5943600" cy="1617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tas_Loop_Response_30de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1E90D18B" w14:textId="7E5A5EF4" w:rsidR="009C29A9" w:rsidRDefault="009C29A9" w:rsidP="008051DE">
      <w:pPr>
        <w:jc w:val="center"/>
        <w:rPr>
          <w:szCs w:val="22"/>
        </w:rPr>
      </w:pPr>
      <w:r>
        <w:rPr>
          <w:szCs w:val="22"/>
        </w:rPr>
        <w:t>Figure 12. Simulated error of the linear model (red) and the Simulink model (green)</w:t>
      </w:r>
    </w:p>
    <w:p w14:paraId="0263676C" w14:textId="5926BDDA" w:rsidR="003F2FA7" w:rsidRDefault="003F2FA7" w:rsidP="008051DE">
      <w:pPr>
        <w:jc w:val="center"/>
        <w:rPr>
          <w:szCs w:val="22"/>
        </w:rPr>
      </w:pPr>
      <w:r>
        <w:rPr>
          <w:noProof/>
          <w:szCs w:val="22"/>
        </w:rPr>
        <w:lastRenderedPageBreak/>
        <w:drawing>
          <wp:inline distT="0" distB="0" distL="0" distR="0" wp14:anchorId="3E4E3ED2" wp14:editId="5D09F5B3">
            <wp:extent cx="5943600" cy="16173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stas_Loop_Response_45deg.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18F29E5E" w14:textId="46C60BC8" w:rsidR="009C29A9" w:rsidRDefault="009C29A9" w:rsidP="009C29A9">
      <w:pPr>
        <w:jc w:val="center"/>
        <w:rPr>
          <w:szCs w:val="22"/>
        </w:rPr>
      </w:pPr>
      <w:r>
        <w:rPr>
          <w:szCs w:val="22"/>
        </w:rPr>
        <w:t>Figure 13. Simulated error of the linear model (red) and the Simulink model (green)</w:t>
      </w:r>
    </w:p>
    <w:p w14:paraId="6223BA61" w14:textId="31AC990E" w:rsidR="003F2FA7" w:rsidRDefault="003F2FA7" w:rsidP="008051DE">
      <w:pPr>
        <w:jc w:val="center"/>
        <w:rPr>
          <w:szCs w:val="22"/>
        </w:rPr>
      </w:pPr>
      <w:r>
        <w:rPr>
          <w:noProof/>
          <w:szCs w:val="22"/>
        </w:rPr>
        <w:drawing>
          <wp:inline distT="0" distB="0" distL="0" distR="0" wp14:anchorId="45787C76" wp14:editId="0C6AEABC">
            <wp:extent cx="5943600" cy="16173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stas_Loop_Response_60deg.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36BEC343" w14:textId="1549835C" w:rsidR="009C29A9" w:rsidRDefault="009C29A9" w:rsidP="009C29A9">
      <w:pPr>
        <w:jc w:val="center"/>
        <w:rPr>
          <w:szCs w:val="22"/>
        </w:rPr>
      </w:pPr>
      <w:r>
        <w:rPr>
          <w:szCs w:val="22"/>
        </w:rPr>
        <w:t>Figure 14. Simulated error of the linear model (red) and the Simulink model (green)</w:t>
      </w:r>
    </w:p>
    <w:p w14:paraId="183B4C17" w14:textId="77777777" w:rsidR="00D06EB3" w:rsidRDefault="00D06EB3" w:rsidP="008051DE">
      <w:pPr>
        <w:jc w:val="center"/>
        <w:rPr>
          <w:szCs w:val="22"/>
        </w:rPr>
      </w:pPr>
    </w:p>
    <w:p w14:paraId="40A9C370" w14:textId="77777777" w:rsidR="008051DE" w:rsidRDefault="008051DE" w:rsidP="008051DE">
      <w:pPr>
        <w:rPr>
          <w:b/>
        </w:rPr>
      </w:pPr>
      <w:r>
        <w:rPr>
          <w:b/>
        </w:rPr>
        <w:t>Timing Recovery Using Early-Late Gate Synchronizer</w:t>
      </w:r>
    </w:p>
    <w:p w14:paraId="7FB4805E" w14:textId="49A3A987" w:rsidR="00D06EB3" w:rsidRDefault="002E0037" w:rsidP="008051DE">
      <w:r>
        <w:t xml:space="preserve">The synchronization between the transmitter and the receiver is </w:t>
      </w:r>
      <w:r w:rsidR="00723AB3">
        <w:t xml:space="preserve">done using </w:t>
      </w:r>
      <w:r w:rsidR="0030499E">
        <w:t>the</w:t>
      </w:r>
      <w:r w:rsidR="00723AB3">
        <w:t xml:space="preserve"> Early-Late Gate </w:t>
      </w:r>
      <w:r w:rsidR="0030499E">
        <w:t xml:space="preserve">Timing Recovery circuit, among the several other circuitry available, the Early Late Gate has proven to be the ideal design in communication links. The Early-Late Gate provides the opportunity to constantly ameliorate synchronization through its feedback components and its loop filter. As section </w:t>
      </w:r>
      <w:r w:rsidR="00D542A4">
        <w:t>1.3.4 explains, the error between the early clock and the late clock is to converge to zero in ideal conditions. For the error to con</w:t>
      </w:r>
      <w:r w:rsidR="00C7329D">
        <w:t>verge to zero at a certain time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s</m:t>
            </m:r>
          </m:sub>
        </m:sSub>
      </m:oMath>
      <w:r w:rsidR="00C7329D">
        <w:t>,</w:t>
      </w:r>
      <w:r w:rsidR="00D542A4">
        <w:t xml:space="preserve"> </w:t>
      </w:r>
      <w:r w:rsidR="00C7329D">
        <w:t xml:space="preserve">the Early Late Gate </w:t>
      </w:r>
      <w:r w:rsidR="00D542A4">
        <w:t xml:space="preserve">depends on </w:t>
      </w:r>
      <w:r w:rsidR="00C7329D">
        <w:t>its</w:t>
      </w:r>
      <w:r w:rsidR="00D542A4">
        <w:t xml:space="preserve"> loop filter component </w:t>
      </w:r>
      <w:r w:rsidR="00C7329D">
        <w:t>in</w:t>
      </w:r>
      <w:r w:rsidR="00D542A4">
        <w:t xml:space="preserve"> </w:t>
      </w:r>
      <w:r w:rsidR="00C7329D">
        <w:t>circuitry</w:t>
      </w:r>
      <w:r w:rsidR="00D542A4">
        <w:t xml:space="preserve">. This component is used to minimize the settling time of the circuit to synchronize the received signal. Therefore, based on those facts, it was found beneficial to implement a PID controller for achieving </w:t>
      </w:r>
      <w:r w:rsidR="00D62DB5">
        <w:t xml:space="preserve">an appropriate settling time. Figure 6, would then consist of a PID controller for its loop filter, while the remaining components will remain the same. </w:t>
      </w:r>
    </w:p>
    <w:p w14:paraId="5D1791F0" w14:textId="6FC9D46C" w:rsidR="00C66CC0" w:rsidRDefault="007D40E1" w:rsidP="008051DE">
      <w:r>
        <w:t xml:space="preserve">On purpose of obtaining </w:t>
      </w:r>
      <w:r w:rsidR="00902549">
        <w:t>a</w:t>
      </w:r>
      <w:r>
        <w:t xml:space="preserve"> zero error rate from the Early Late Gate, the early and late clocks must operate within a certain region which will allow the integrators to integrate an equal amount of energy from the two branches. This region is commonly referred to as the </w:t>
      </w:r>
      <w:r>
        <w:rPr>
          <w:i/>
        </w:rPr>
        <w:t xml:space="preserve">correct receiver timing </w:t>
      </w:r>
      <w:r>
        <w:t xml:space="preserve">while the </w:t>
      </w:r>
      <w:r>
        <w:rPr>
          <w:i/>
        </w:rPr>
        <w:t>early/ late</w:t>
      </w:r>
      <w:r>
        <w:t xml:space="preserve"> </w:t>
      </w:r>
      <w:r>
        <w:rPr>
          <w:i/>
        </w:rPr>
        <w:t>receiver timing</w:t>
      </w:r>
      <w:r>
        <w:t xml:space="preserve"> are known to detriment the error between the early and late gates. Figure </w:t>
      </w:r>
      <w:r w:rsidR="00037F40">
        <w:t>15</w:t>
      </w:r>
      <w:r>
        <w:t xml:space="preserve"> illustrates the desired condition for the three samples to operate in, note that the area integrated by th</w:t>
      </w:r>
      <w:r w:rsidR="001E4BCB">
        <w:t xml:space="preserve">e integrators will be identical. </w:t>
      </w:r>
      <w:r w:rsidR="00FA7F62">
        <w:t xml:space="preserve">Before it locks itself into the </w:t>
      </w:r>
      <w:r w:rsidR="00FA7F62" w:rsidRPr="00FA7F62">
        <w:rPr>
          <w:i/>
        </w:rPr>
        <w:t>correct timing</w:t>
      </w:r>
      <w:r w:rsidR="00FA7F62">
        <w:t xml:space="preserve"> the circuit first adjusts its clock using the PI</w:t>
      </w:r>
      <w:r w:rsidR="00C7329D">
        <w:t>D</w:t>
      </w:r>
      <w:r w:rsidR="00FA7F62">
        <w:t xml:space="preserve"> controller. The </w:t>
      </w:r>
      <w:r w:rsidR="00C7329D">
        <w:t xml:space="preserve">controller, makes use of the Proportional and Integral </w:t>
      </w:r>
      <w:r w:rsidR="00FA7F62">
        <w:t xml:space="preserve">gains </w:t>
      </w:r>
      <w:r w:rsidR="00C7329D">
        <w:t>to drive the output clock from the error signals. The gains</w:t>
      </w:r>
      <w:r w:rsidR="00FA7F62">
        <w:t xml:space="preserve"> PI controller can be found in table </w:t>
      </w:r>
      <w:r w:rsidR="00037F40">
        <w:t>3</w:t>
      </w:r>
      <w:r w:rsidR="00FA7F62">
        <w:t>.</w:t>
      </w:r>
    </w:p>
    <w:p w14:paraId="0B2DC522" w14:textId="798D8378" w:rsidR="00037F40" w:rsidRDefault="00037F40" w:rsidP="00037F40">
      <w:pPr>
        <w:jc w:val="center"/>
      </w:pPr>
      <w:r w:rsidRPr="00037F40">
        <w:rPr>
          <w:noProof/>
        </w:rPr>
        <w:lastRenderedPageBreak/>
        <w:drawing>
          <wp:inline distT="0" distB="0" distL="0" distR="0" wp14:anchorId="5F8B176C" wp14:editId="7CD73642">
            <wp:extent cx="4819128" cy="3552825"/>
            <wp:effectExtent l="0" t="0" r="635" b="0"/>
            <wp:docPr id="17" name="Picture 17" descr="C:\Users\Cedric\Documents\SD.git\trunk\user_sandbox\Cedric\Document\EarlyLateIdealTi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user_sandbox\Cedric\Document\EarlyLateIdealTim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213" cy="3554362"/>
                    </a:xfrm>
                    <a:prstGeom prst="rect">
                      <a:avLst/>
                    </a:prstGeom>
                    <a:noFill/>
                    <a:ln>
                      <a:noFill/>
                    </a:ln>
                  </pic:spPr>
                </pic:pic>
              </a:graphicData>
            </a:graphic>
          </wp:inline>
        </w:drawing>
      </w:r>
    </w:p>
    <w:p w14:paraId="3C3DF460" w14:textId="3C2890F4" w:rsidR="00037F40" w:rsidRDefault="00037F40" w:rsidP="00037F40">
      <w:pPr>
        <w:jc w:val="center"/>
      </w:pPr>
      <w:r>
        <w:t>Figure 15. Ideal timing between the Early and Late branch</w:t>
      </w:r>
    </w:p>
    <w:tbl>
      <w:tblPr>
        <w:tblStyle w:val="TableGrid"/>
        <w:tblW w:w="0" w:type="auto"/>
        <w:jc w:val="center"/>
        <w:tblLook w:val="04A0" w:firstRow="1" w:lastRow="0" w:firstColumn="1" w:lastColumn="0" w:noHBand="0" w:noVBand="1"/>
      </w:tblPr>
      <w:tblGrid>
        <w:gridCol w:w="1453"/>
        <w:gridCol w:w="1453"/>
      </w:tblGrid>
      <w:tr w:rsidR="00C66CC0" w14:paraId="2C411B55" w14:textId="77777777" w:rsidTr="00C66CC0">
        <w:trPr>
          <w:trHeight w:val="278"/>
          <w:jc w:val="center"/>
        </w:trPr>
        <w:tc>
          <w:tcPr>
            <w:tcW w:w="1453" w:type="dxa"/>
          </w:tcPr>
          <w:p w14:paraId="02E1FB4B" w14:textId="07A171A1" w:rsidR="00C66CC0" w:rsidRDefault="00C66CC0" w:rsidP="00C66CC0">
            <w:pPr>
              <w:jc w:val="center"/>
            </w:pPr>
            <w:r>
              <w:t>P</w:t>
            </w:r>
          </w:p>
        </w:tc>
        <w:tc>
          <w:tcPr>
            <w:tcW w:w="1453" w:type="dxa"/>
          </w:tcPr>
          <w:p w14:paraId="32721A1A" w14:textId="5790EC5A" w:rsidR="00C66CC0" w:rsidRDefault="00C66CC0" w:rsidP="00C66CC0">
            <w:pPr>
              <w:jc w:val="center"/>
            </w:pPr>
            <w:r>
              <w:t>I</w:t>
            </w:r>
          </w:p>
        </w:tc>
      </w:tr>
      <w:tr w:rsidR="00C66CC0" w14:paraId="1DA96C03" w14:textId="77777777" w:rsidTr="00C66CC0">
        <w:trPr>
          <w:trHeight w:val="125"/>
          <w:jc w:val="center"/>
        </w:trPr>
        <w:tc>
          <w:tcPr>
            <w:tcW w:w="1453" w:type="dxa"/>
          </w:tcPr>
          <w:p w14:paraId="58C25B4D" w14:textId="1394603F" w:rsidR="00C66CC0" w:rsidRDefault="00C66CC0" w:rsidP="00C66CC0">
            <w:pPr>
              <w:jc w:val="center"/>
            </w:pPr>
            <w:r>
              <w:t>0.15</w:t>
            </w:r>
          </w:p>
        </w:tc>
        <w:tc>
          <w:tcPr>
            <w:tcW w:w="1453" w:type="dxa"/>
          </w:tcPr>
          <w:p w14:paraId="3335877E" w14:textId="3BB3180C" w:rsidR="00C66CC0" w:rsidRDefault="00C66CC0" w:rsidP="00C66CC0">
            <w:pPr>
              <w:jc w:val="center"/>
            </w:pPr>
            <w:r>
              <w:t>0.25</w:t>
            </w:r>
          </w:p>
        </w:tc>
      </w:tr>
    </w:tbl>
    <w:p w14:paraId="117C7E9B" w14:textId="1B1B3670" w:rsidR="00C66CC0" w:rsidRDefault="00C66CC0" w:rsidP="00C66CC0">
      <w:pPr>
        <w:jc w:val="center"/>
      </w:pPr>
      <w:r>
        <w:t xml:space="preserve">Table </w:t>
      </w:r>
      <w:r w:rsidR="009C29A9">
        <w:t>3.</w:t>
      </w:r>
      <w:r>
        <w:t xml:space="preserve"> Proportional and integral values for the Early-Late Gate’s PID controller</w:t>
      </w:r>
    </w:p>
    <w:p w14:paraId="05977CFE" w14:textId="75A8C287" w:rsidR="001E4BCB" w:rsidRDefault="00304A3A" w:rsidP="001E4BCB">
      <w:pPr>
        <w:jc w:val="center"/>
      </w:pPr>
      <w:r w:rsidRPr="00304A3A">
        <w:rPr>
          <w:noProof/>
        </w:rPr>
        <w:drawing>
          <wp:inline distT="0" distB="0" distL="0" distR="0" wp14:anchorId="4E955F6E" wp14:editId="45515FA6">
            <wp:extent cx="5943600" cy="2652077"/>
            <wp:effectExtent l="0" t="0" r="0" b="0"/>
            <wp:docPr id="20" name="Picture 20" descr="C:\Users\Cedric\Documents\SD.git\trunk\user_sandbox\Brian\Matlab\EarlyLate_gate_sy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git\trunk\user_sandbox\Brian\Matlab\EarlyLate_gate_syn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2077"/>
                    </a:xfrm>
                    <a:prstGeom prst="rect">
                      <a:avLst/>
                    </a:prstGeom>
                    <a:noFill/>
                    <a:ln>
                      <a:noFill/>
                    </a:ln>
                  </pic:spPr>
                </pic:pic>
              </a:graphicData>
            </a:graphic>
          </wp:inline>
        </w:drawing>
      </w:r>
    </w:p>
    <w:p w14:paraId="4193A737" w14:textId="3B03B493" w:rsidR="001E4BCB" w:rsidRDefault="001E4BCB" w:rsidP="00FA7F62">
      <w:pPr>
        <w:jc w:val="center"/>
      </w:pPr>
      <w:r>
        <w:t xml:space="preserve">Figure </w:t>
      </w:r>
      <w:r w:rsidR="00037F40">
        <w:t>16</w:t>
      </w:r>
      <w:r>
        <w:t>. Early Late Gate operating within correct receiver timing</w:t>
      </w:r>
    </w:p>
    <w:p w14:paraId="212BD0E3" w14:textId="09610DA7" w:rsidR="00C66CC0" w:rsidRPr="00D34904" w:rsidRDefault="00C66CC0" w:rsidP="00C66CC0">
      <w:r>
        <w:lastRenderedPageBreak/>
        <w:t>Figure # depicts the Early-Late Gate’s implementation in Matlab Simulink</w:t>
      </w:r>
      <w:r w:rsidR="00D34904">
        <w:t>, since the signal is sample</w:t>
      </w:r>
      <w:r w:rsidR="00902549">
        <w:t>d</w:t>
      </w:r>
      <w:r w:rsidR="00D34904">
        <w:t xml:space="preserve"> at a rate of 480E+3, the demodulated signal will be composed of 200 samples hence, a delay of 100 samples </w:t>
      </w:r>
      <w:r w:rsidR="00902549">
        <w:t xml:space="preserve">on the clock </w:t>
      </w:r>
      <w:r w:rsidR="0052465E">
        <w:t>(</w:t>
      </w:r>
      <w:r w:rsidR="00902549">
        <w:t>at</w:t>
      </w:r>
      <w:r w:rsidR="00D34904">
        <w:t xml:space="preserve"> the late gate</w:t>
      </w:r>
      <w:r w:rsidR="0052465E">
        <w:t>)</w:t>
      </w:r>
      <w:r w:rsidR="00D34904">
        <w:t xml:space="preserve"> is equivalent to a half-bit delay </w:t>
      </w:r>
      <w:r w:rsidR="00DA5184">
        <w:t xml:space="preserve">and is then used to control the </w:t>
      </w:r>
      <w:r w:rsidR="00DA5184" w:rsidRPr="00DA5184">
        <w:rPr>
          <w:i/>
        </w:rPr>
        <w:t>integrator</w:t>
      </w:r>
      <w:r w:rsidR="00DA5184">
        <w:t xml:space="preserve"> and the </w:t>
      </w:r>
      <w:r w:rsidR="00DA5184" w:rsidRPr="00DA5184">
        <w:rPr>
          <w:i/>
        </w:rPr>
        <w:t>sample and hold blocks</w:t>
      </w:r>
      <w:r w:rsidR="00DA5184">
        <w:t xml:space="preserve"> of the late branch.</w:t>
      </w:r>
      <w:r w:rsidR="007F4A7F">
        <w:t xml:space="preserve"> And finally, the Voltage Controlled Clock (VCC) is implemented with a traditional VCO that is later</w:t>
      </w:r>
      <w:r w:rsidR="00902549">
        <w:t xml:space="preserve"> converted into a square wave using a bang-bang controller.</w:t>
      </w:r>
    </w:p>
    <w:p w14:paraId="5532A5DA" w14:textId="1B98B13B" w:rsidR="00C66CC0" w:rsidRDefault="00C66CC0" w:rsidP="00C66CC0">
      <w:pPr>
        <w:jc w:val="center"/>
      </w:pPr>
      <w:r>
        <w:rPr>
          <w:noProof/>
        </w:rPr>
        <w:drawing>
          <wp:inline distT="0" distB="0" distL="0" distR="0" wp14:anchorId="4BD3DF8D" wp14:editId="31DC228F">
            <wp:extent cx="5943600" cy="3195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5320"/>
                    </a:xfrm>
                    <a:prstGeom prst="rect">
                      <a:avLst/>
                    </a:prstGeom>
                  </pic:spPr>
                </pic:pic>
              </a:graphicData>
            </a:graphic>
          </wp:inline>
        </w:drawing>
      </w:r>
    </w:p>
    <w:p w14:paraId="65269C2B" w14:textId="0258C8AC" w:rsidR="00C66CC0" w:rsidRDefault="00902549" w:rsidP="00C66CC0">
      <w:pPr>
        <w:jc w:val="center"/>
      </w:pPr>
      <w:r>
        <w:t xml:space="preserve">Figure </w:t>
      </w:r>
      <w:r w:rsidR="00037F40">
        <w:t>17</w:t>
      </w:r>
      <w:r>
        <w:t>. Simulink implementation of the Early- Late gate timing synchronizer</w:t>
      </w:r>
    </w:p>
    <w:p w14:paraId="47740AD3" w14:textId="4ACEFCE9" w:rsidR="00902549" w:rsidRDefault="008C19A3" w:rsidP="00902549">
      <w:r>
        <w:t xml:space="preserve">Within the </w:t>
      </w:r>
      <w:r>
        <w:rPr>
          <w:i/>
        </w:rPr>
        <w:t xml:space="preserve">correct timing region, </w:t>
      </w:r>
      <w:r>
        <w:t xml:space="preserve">the error between the late and early branch is expected to be zero as Figure </w:t>
      </w:r>
      <w:r w:rsidR="00037F40">
        <w:t>16</w:t>
      </w:r>
      <w:r>
        <w:t xml:space="preserve"> illustrates, both branch will integrate different region of the wavefo</w:t>
      </w:r>
      <w:r w:rsidR="00D16D98">
        <w:t>rm, but eventually, the amount of energy will sum to</w:t>
      </w:r>
      <w:r w:rsidR="0052465E">
        <w:t xml:space="preserve"> the</w:t>
      </w:r>
      <w:r w:rsidR="00D16D98">
        <w:t xml:space="preserve"> </w:t>
      </w:r>
      <w:r>
        <w:t>same quantity.</w:t>
      </w:r>
      <w:r w:rsidR="00D16D98">
        <w:t xml:space="preserve"> The error is then obtain</w:t>
      </w:r>
      <w:r w:rsidR="0052465E">
        <w:t>ed</w:t>
      </w:r>
      <w:r w:rsidR="00D16D98">
        <w:t xml:space="preserve"> by the subtraction</w:t>
      </w:r>
      <w:r w:rsidR="0052465E">
        <w:t xml:space="preserve"> of the two signals</w:t>
      </w:r>
      <w:r w:rsidR="00D16D98">
        <w:t xml:space="preserve">, the error is kept small by the use of the </w:t>
      </w:r>
      <w:r w:rsidR="0052465E">
        <w:t xml:space="preserve">PID controller which drives </w:t>
      </w:r>
      <w:r w:rsidR="00D16D98">
        <w:t>the clock to lock unto the edges of the signal.</w:t>
      </w:r>
      <w:r w:rsidR="00787BBA">
        <w:t xml:space="preserve"> Figure </w:t>
      </w:r>
      <w:r w:rsidR="00037F40">
        <w:t>18</w:t>
      </w:r>
      <w:r w:rsidR="00787BBA">
        <w:t xml:space="preserve"> shows the error rate of the Early- Late Gate circuit, by first observation, it can be seen that the energy at the two signals are the same except for very small instances where one branch peaks more than the other. By tuning the PID contro</w:t>
      </w:r>
      <w:r w:rsidR="00347FC2">
        <w:t>ller, those instances are weighted accordingly to drive to the VCC providing the synchronized clock.</w:t>
      </w:r>
    </w:p>
    <w:p w14:paraId="5DCF35F3" w14:textId="5A7765AC" w:rsidR="00304A3A" w:rsidRDefault="00304A3A" w:rsidP="00304A3A">
      <w:pPr>
        <w:jc w:val="center"/>
      </w:pPr>
      <w:r w:rsidRPr="00304A3A">
        <w:rPr>
          <w:noProof/>
        </w:rPr>
        <w:lastRenderedPageBreak/>
        <w:drawing>
          <wp:inline distT="0" distB="0" distL="0" distR="0" wp14:anchorId="40C49BFF" wp14:editId="2D93C297">
            <wp:extent cx="5943600" cy="2837180"/>
            <wp:effectExtent l="0" t="0" r="0" b="1270"/>
            <wp:docPr id="22" name="Picture 22" descr="C:\Users\Cedric\Documents\SD.git\trunk\user_sandbox\Brian\Matlab\ErrorRateEarlyLate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user_sandbox\Brian\Matlab\ErrorRateEarlyLateGa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7180"/>
                    </a:xfrm>
                    <a:prstGeom prst="rect">
                      <a:avLst/>
                    </a:prstGeom>
                    <a:noFill/>
                    <a:ln>
                      <a:noFill/>
                    </a:ln>
                  </pic:spPr>
                </pic:pic>
              </a:graphicData>
            </a:graphic>
          </wp:inline>
        </w:drawing>
      </w:r>
    </w:p>
    <w:p w14:paraId="452E6ABA" w14:textId="233E356D" w:rsidR="00787BBA" w:rsidRPr="008C19A3" w:rsidRDefault="00787BBA" w:rsidP="00787BBA">
      <w:pPr>
        <w:jc w:val="center"/>
      </w:pPr>
      <w:r>
        <w:t xml:space="preserve">Figure </w:t>
      </w:r>
      <w:r w:rsidR="00037F40">
        <w:t>18</w:t>
      </w:r>
      <w:r>
        <w:t>: Error rate between the Late and Early branch</w:t>
      </w:r>
    </w:p>
    <w:p w14:paraId="77D80F3A" w14:textId="79CE856A" w:rsidR="008051DE" w:rsidRDefault="003774C0" w:rsidP="008051DE">
      <w:pPr>
        <w:pStyle w:val="Heading3"/>
        <w:numPr>
          <w:ilvl w:val="2"/>
          <w:numId w:val="27"/>
        </w:numPr>
        <w:tabs>
          <w:tab w:val="left" w:pos="720"/>
        </w:tabs>
        <w:ind w:left="0"/>
        <w:textAlignment w:val="auto"/>
      </w:pPr>
      <w:bookmarkStart w:id="40" w:name="_Toc379111488"/>
      <w:r>
        <w:t>Forward Error Correction</w:t>
      </w:r>
      <w:r w:rsidR="008051DE">
        <w:t xml:space="preserve"> (Brandon)</w:t>
      </w:r>
      <w:bookmarkEnd w:id="40"/>
    </w:p>
    <w:p w14:paraId="36CD24DF" w14:textId="6D2BE70D" w:rsidR="008051DE" w:rsidRDefault="008051DE" w:rsidP="008051DE">
      <w:r>
        <w:t>The third digital communication system to</w:t>
      </w:r>
      <w:r w:rsidR="00C32343">
        <w:t xml:space="preserve"> be analyzed is System C – this system</w:t>
      </w:r>
      <w:r>
        <w:t xml:space="preserve"> comprises everything in</w:t>
      </w:r>
      <w:r w:rsidR="00620DA6">
        <w:t xml:space="preserve"> System B plus forward error correction (FEC) </w:t>
      </w:r>
      <w:r>
        <w:t xml:space="preserve">and </w:t>
      </w:r>
      <w:r w:rsidR="00C32343">
        <w:t>a modification to the receiver</w:t>
      </w:r>
      <w:r>
        <w:t>.</w:t>
      </w:r>
      <w:r w:rsidR="00620DA6">
        <w:t xml:space="preserve"> Convolutional coding </w:t>
      </w:r>
      <w:r w:rsidR="000C41F9">
        <w:t>is used for FEC because of its favorable abilities to correct random errors</w:t>
      </w:r>
      <w:r w:rsidR="00620DA6">
        <w:t xml:space="preserve">. </w:t>
      </w:r>
      <w:r w:rsidR="00607802">
        <w:t>T</w:t>
      </w:r>
      <w:r>
        <w:t>he modification</w:t>
      </w:r>
      <w:r w:rsidR="00C32343">
        <w:t xml:space="preserve"> to the receiver</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w:t>
      </w:r>
      <w:r w:rsidR="00037F40">
        <w:t>19</w:t>
      </w:r>
      <w:r>
        <w:t>)</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9065"/>
                    </a:xfrm>
                    <a:prstGeom prst="rect">
                      <a:avLst/>
                    </a:prstGeom>
                  </pic:spPr>
                </pic:pic>
              </a:graphicData>
            </a:graphic>
          </wp:inline>
        </w:drawing>
      </w:r>
    </w:p>
    <w:p w14:paraId="311DE4D5" w14:textId="0400AD66"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sidR="00ED3AF3">
        <w:rPr>
          <w:b w:val="0"/>
          <w:noProof/>
          <w:sz w:val="22"/>
          <w:szCs w:val="22"/>
        </w:rPr>
        <w:t>11</w:t>
      </w:r>
      <w:r>
        <w:rPr>
          <w:b w:val="0"/>
          <w:sz w:val="22"/>
          <w:szCs w:val="22"/>
        </w:rPr>
        <w:fldChar w:fldCharType="end"/>
      </w:r>
      <w:r w:rsidR="00037F40">
        <w:rPr>
          <w:b w:val="0"/>
          <w:sz w:val="22"/>
          <w:szCs w:val="22"/>
        </w:rPr>
        <w:t>9</w:t>
      </w:r>
      <w:r>
        <w:rPr>
          <w:b w:val="0"/>
          <w:sz w:val="22"/>
          <w:szCs w:val="22"/>
        </w:rPr>
        <w:t>.</w:t>
      </w:r>
      <w:r w:rsidR="00607802">
        <w:rPr>
          <w:b w:val="0"/>
          <w:sz w:val="22"/>
        </w:rPr>
        <w:t xml:space="preserve"> A system-level diagram of</w:t>
      </w:r>
      <w:r w:rsidR="003774C0">
        <w:rPr>
          <w:b w:val="0"/>
          <w:sz w:val="22"/>
        </w:rPr>
        <w:t xml:space="preserve"> System C</w:t>
      </w:r>
      <w:r>
        <w:rPr>
          <w:b w:val="0"/>
          <w:sz w:val="22"/>
        </w:rPr>
        <w:t>.</w:t>
      </w:r>
      <w:r w:rsidR="003774C0">
        <w:rPr>
          <w:b w:val="0"/>
          <w:sz w:val="22"/>
        </w:rPr>
        <w:t xml:space="preserve"> A convolutional encoder and Viterbi decoder are used to implement convolutional coding (½ code rate, constraint length 7). </w:t>
      </w:r>
      <w:r>
        <w:rPr>
          <w:b w:val="0"/>
          <w:sz w:val="22"/>
        </w:rPr>
        <w:t>Besides fro</w:t>
      </w:r>
      <w:r w:rsidR="003774C0">
        <w:rPr>
          <w:b w:val="0"/>
          <w:sz w:val="22"/>
        </w:rPr>
        <w:t>m the addition of forward error correction</w:t>
      </w:r>
      <w:r>
        <w:rPr>
          <w:b w:val="0"/>
          <w:sz w:val="22"/>
        </w:rPr>
        <w:t xml:space="preserve">, System C differs from System B in that the BPSK demodulator </w:t>
      </w:r>
      <w:r w:rsidR="00C32343">
        <w:rPr>
          <w:b w:val="0"/>
          <w:sz w:val="22"/>
        </w:rPr>
        <w:t xml:space="preserve">at the receiver </w:t>
      </w:r>
      <w:r>
        <w:rPr>
          <w:b w:val="0"/>
          <w:sz w:val="22"/>
        </w:rPr>
        <w:lastRenderedPageBreak/>
        <w:t xml:space="preserve">implements </w:t>
      </w:r>
      <w:r w:rsidR="003774C0">
        <w:rPr>
          <w:b w:val="0"/>
          <w:sz w:val="22"/>
        </w:rPr>
        <w:t xml:space="preserve">3-bit </w:t>
      </w:r>
      <w:r w:rsidR="00C32343">
        <w:rPr>
          <w:b w:val="0"/>
          <w:sz w:val="22"/>
        </w:rPr>
        <w:t>soft-decision</w:t>
      </w:r>
      <w:r>
        <w:rPr>
          <w:b w:val="0"/>
          <w:sz w:val="22"/>
        </w:rPr>
        <w:t xml:space="preserve"> i</w:t>
      </w:r>
      <w:r w:rsidR="00C32343">
        <w:rPr>
          <w:b w:val="0"/>
          <w:sz w:val="22"/>
        </w:rPr>
        <w:t>nstead of hard-decision</w:t>
      </w:r>
      <w:r>
        <w:rPr>
          <w:b w:val="0"/>
          <w:sz w:val="22"/>
        </w:rPr>
        <w:t>.</w:t>
      </w:r>
    </w:p>
    <w:p w14:paraId="141B79B4" w14:textId="77777777" w:rsidR="00D649AC" w:rsidRDefault="00D649AC" w:rsidP="00D649AC"/>
    <w:p w14:paraId="7D18B9FE" w14:textId="53CC2A61" w:rsidR="00D649AC" w:rsidRDefault="00D649AC" w:rsidP="00D649AC">
      <w:r>
        <w:t xml:space="preserve">Figure </w:t>
      </w:r>
      <w:r w:rsidR="00037F40">
        <w:t>19</w:t>
      </w:r>
      <w:r>
        <w:t xml:space="preserve"> shows sample time coloring to </w:t>
      </w:r>
      <w:r w:rsidR="004A4D10">
        <w:t xml:space="preserve">show that there are different sampling times throughout the model. The </w:t>
      </w:r>
      <w:r w:rsidR="004A4D10">
        <w:rPr>
          <w:i/>
        </w:rPr>
        <w:t>AX.25</w:t>
      </w:r>
      <w:r w:rsidR="004A4D10">
        <w:t xml:space="preserve"> </w:t>
      </w:r>
      <w:r w:rsidR="004A4D10">
        <w:rPr>
          <w:i/>
        </w:rPr>
        <w:t xml:space="preserve">Frame Generator </w:t>
      </w:r>
      <w:r w:rsidR="004A4D10">
        <w:t xml:space="preserve">outputs bits at a rate of 600 b/sec. Hence, the green represents a sampling time of 1/600 seconds. The </w:t>
      </w:r>
      <w:r w:rsidR="004A4D10">
        <w:rPr>
          <w:i/>
        </w:rPr>
        <w:t xml:space="preserve">Convolutional Encoder </w:t>
      </w:r>
      <w:r w:rsidR="004A4D10">
        <w:t xml:space="preserve">outputs twice as many bits as the </w:t>
      </w:r>
      <w:r w:rsidR="004A4D10">
        <w:rPr>
          <w:i/>
        </w:rPr>
        <w:t>AX.25 Frame Generator</w:t>
      </w:r>
      <w:r w:rsidR="004A4D10">
        <w:t xml:space="preserve">, but its output is a 2-bit signal. Hence, the sampling time after the </w:t>
      </w:r>
      <w:r w:rsidR="004A4D10">
        <w:rPr>
          <w:i/>
        </w:rPr>
        <w:t xml:space="preserve">Convolutional Encoder </w:t>
      </w:r>
      <w:r w:rsidR="004A4D10">
        <w:t xml:space="preserve">is still 1/600 seconds (green). The </w:t>
      </w:r>
      <w:r w:rsidR="004A4D10">
        <w:rPr>
          <w:i/>
        </w:rPr>
        <w:t>Unbuffer</w:t>
      </w:r>
      <w:r w:rsidR="004A4D10">
        <w:t xml:space="preserve"> is used to serialize the 2-bit signal, hence the sampling rate used after the </w:t>
      </w:r>
      <w:r w:rsidR="004A4D10">
        <w:rPr>
          <w:i/>
        </w:rPr>
        <w:t xml:space="preserve">Unbuffer </w:t>
      </w:r>
      <w:r w:rsidR="004A4D10">
        <w:t xml:space="preserve">is 1/1200 seconds (red). This represents the 1200 b/sec data rate that is used by the </w:t>
      </w:r>
      <w:r w:rsidR="004A4D10">
        <w:rPr>
          <w:i/>
        </w:rPr>
        <w:t>BPSK Modulator</w:t>
      </w:r>
      <w:r w:rsidR="004A4D10">
        <w:t xml:space="preserve">. The </w:t>
      </w:r>
      <w:r w:rsidR="004A4D10">
        <w:rPr>
          <w:i/>
        </w:rPr>
        <w:t xml:space="preserve">AWGN Channel </w:t>
      </w:r>
      <w:r w:rsidR="004A4D10">
        <w:t xml:space="preserve">and </w:t>
      </w:r>
      <w:r w:rsidR="004A4D10">
        <w:rPr>
          <w:i/>
        </w:rPr>
        <w:t xml:space="preserve">BPSK Demodulator </w:t>
      </w:r>
      <w:r w:rsidR="004A4D10">
        <w:t xml:space="preserve">both use this 1/1200 second sample time, </w:t>
      </w:r>
      <w:r w:rsidR="00C32343">
        <w:t xml:space="preserve">therefore </w:t>
      </w:r>
      <w:r w:rsidR="004A4D10">
        <w:t xml:space="preserve">those blocks </w:t>
      </w:r>
      <w:r w:rsidR="00C32343">
        <w:t>are colored</w:t>
      </w:r>
      <w:r w:rsidR="004A4D10">
        <w:t xml:space="preserve"> red. However, the output of the </w:t>
      </w:r>
      <w:r w:rsidR="004A4D10">
        <w:rPr>
          <w:i/>
        </w:rPr>
        <w:t>BPSK Demodulator</w:t>
      </w:r>
      <w:r w:rsidR="004A4D10">
        <w:t xml:space="preserve"> is a 3-bit bus. This 3-bit bus does </w:t>
      </w:r>
      <w:r w:rsidR="00C32343">
        <w:t>not need to be serialized, therefore</w:t>
      </w:r>
      <w:r w:rsidR="004A4D10">
        <w:t xml:space="preserve"> no change in sample time</w:t>
      </w:r>
      <w:r w:rsidR="00C32343">
        <w:t xml:space="preserve"> is needed</w:t>
      </w:r>
      <w:r w:rsidR="004A4D10">
        <w:t xml:space="preserve">. However, the soft-decision </w:t>
      </w:r>
      <w:r w:rsidR="004A4D10">
        <w:rPr>
          <w:i/>
        </w:rPr>
        <w:t xml:space="preserve">Viterbi Decoder </w:t>
      </w:r>
      <w:r w:rsidR="004A4D10">
        <w:t xml:space="preserve">requires two 3-bit outputs from the </w:t>
      </w:r>
      <w:r w:rsidR="004A4D10">
        <w:rPr>
          <w:i/>
        </w:rPr>
        <w:t>BPSK Demodulator</w:t>
      </w:r>
      <w:r w:rsidR="004A4D10">
        <w:t xml:space="preserve"> in order to </w:t>
      </w:r>
      <w:r w:rsidR="00DE50A4">
        <w:t xml:space="preserve">execute its error-correcting procedures. Hence, we revert back to the 1/600 second sample time. This means that two 3-bit words are provided to the soft-decision </w:t>
      </w:r>
      <w:r w:rsidR="00DE50A4">
        <w:rPr>
          <w:i/>
        </w:rPr>
        <w:t>Viterbi Decoder</w:t>
      </w:r>
      <w:r w:rsidR="00DE50A4">
        <w:t xml:space="preserve"> at a rate of 600 words/sec. The output of the </w:t>
      </w:r>
      <w:r w:rsidR="00DE50A4">
        <w:rPr>
          <w:i/>
        </w:rPr>
        <w:t xml:space="preserve">Viterbi Decoder </w:t>
      </w:r>
      <w:r w:rsidR="00DE50A4">
        <w:t xml:space="preserve">is a 600 b/sec serial data stream. Lastly, the bit error rate compares two 600 b/sec data streams, so the </w:t>
      </w:r>
      <w:r w:rsidR="00DE50A4">
        <w:rPr>
          <w:i/>
        </w:rPr>
        <w:t>Bit Error Rate</w:t>
      </w:r>
      <w:r w:rsidR="00DE50A4">
        <w:t xml:space="preserve"> block and the </w:t>
      </w:r>
      <w:r w:rsidR="00DE50A4">
        <w:rPr>
          <w:i/>
        </w:rPr>
        <w:t xml:space="preserve">Display </w:t>
      </w:r>
      <w:r w:rsidR="00DE50A4">
        <w:t>block are both colored green. Figure 40 summarizes this information.</w:t>
      </w:r>
    </w:p>
    <w:p w14:paraId="2BDC7CFD" w14:textId="1FB85F9C" w:rsidR="00DE50A4" w:rsidRPr="00DE50A4" w:rsidRDefault="002701E9" w:rsidP="002701E9">
      <w:pPr>
        <w:jc w:val="center"/>
      </w:pPr>
      <w:r w:rsidRPr="002701E9">
        <w:rPr>
          <w:noProof/>
        </w:rPr>
        <w:drawing>
          <wp:inline distT="0" distB="0" distL="0" distR="0" wp14:anchorId="7FA8D8AB" wp14:editId="730B8D26">
            <wp:extent cx="2847975" cy="1114425"/>
            <wp:effectExtent l="76200" t="76200" r="142875" b="142875"/>
            <wp:docPr id="7" name="Picture 7" descr="C:\Users\lifesatrip\Documents\TortoiseSVN\SD\trunk\Documents\Figures\fig_4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fig_40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975"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646E0" w14:textId="609F2676" w:rsidR="000C41F9" w:rsidRDefault="00037F40" w:rsidP="002701E9">
      <w:pPr>
        <w:jc w:val="center"/>
      </w:pPr>
      <w:r>
        <w:t>Figure 2</w:t>
      </w:r>
      <w:r w:rsidR="002701E9">
        <w:t>0. The sample color chart for the system-level Simulink model of System C.</w:t>
      </w:r>
    </w:p>
    <w:p w14:paraId="643415DA" w14:textId="4DB925EC" w:rsidR="008051DE" w:rsidRDefault="008051DE" w:rsidP="008051DE">
      <w:pPr>
        <w:jc w:val="left"/>
        <w:rPr>
          <w:b/>
        </w:rPr>
      </w:pPr>
      <w:r>
        <w:rPr>
          <w:b/>
        </w:rPr>
        <w:t>Convol</w:t>
      </w:r>
      <w:r w:rsidR="006B115A">
        <w:rPr>
          <w:b/>
        </w:rPr>
        <w:t>utional Encoding</w:t>
      </w:r>
    </w:p>
    <w:p w14:paraId="1F074222" w14:textId="37BF1DE5" w:rsidR="008051DE" w:rsidRDefault="008051DE" w:rsidP="008051DE">
      <w:pPr>
        <w:jc w:val="left"/>
      </w:pPr>
      <w:r>
        <w:t>The convolutional encoder</w:t>
      </w:r>
      <w:r w:rsidR="00EE02D5">
        <w:t xml:space="preserve"> holds </w:t>
      </w:r>
      <w:r w:rsidR="00EE02D5">
        <w:rPr>
          <w:i/>
        </w:rPr>
        <w:t xml:space="preserve">k </w:t>
      </w:r>
      <w:r w:rsidR="00EE02D5">
        <w:t>bits of input data (</w:t>
      </w:r>
      <w:r w:rsidR="00EE02D5">
        <w:rPr>
          <w:i/>
        </w:rPr>
        <w:t>k-</w:t>
      </w:r>
      <w:r w:rsidR="00EE02D5">
        <w:t xml:space="preserve">bit message word) to generate an </w:t>
      </w:r>
      <w:r>
        <w:rPr>
          <w:i/>
        </w:rPr>
        <w:t>n</w:t>
      </w:r>
      <w:r w:rsidR="00EE02D5">
        <w:t>-bit output</w:t>
      </w:r>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 xml:space="preserve">modulo-2 </w:t>
      </w:r>
      <w:r w:rsidR="00037F40">
        <w:t>adders. As an example, Figure 2</w:t>
      </w:r>
      <w:r w:rsidR="002701E9">
        <w:t>1</w:t>
      </w:r>
      <w:r>
        <w:t xml:space="preserve"> show</w:t>
      </w:r>
      <w:r w:rsidR="00EE02D5">
        <w:t xml:space="preserve">s a (2, 1, 7) convolutional encoder. </w:t>
      </w:r>
      <w:r w:rsidR="00C64987" w:rsidRPr="00C64987">
        <w:rPr>
          <w:b/>
        </w:rPr>
        <w:t>In fact, the (2, 1, 7) convolutional code will be used solely throughout this senior design project.</w:t>
      </w:r>
      <w:r w:rsidR="00C64987">
        <w:t xml:space="preserve"> </w:t>
      </w:r>
      <w:r w:rsidR="00EE02D5">
        <w:t>The</w:t>
      </w:r>
      <w:r w:rsidR="00667450">
        <w:t xml:space="preserve"> (2, 1, 7) convolutional</w:t>
      </w:r>
      <w:r>
        <w:t xml:space="preserve"> encoder comprises</w:t>
      </w:r>
      <w:r w:rsidR="00EE02D5">
        <w:rPr>
          <w:i/>
        </w:rPr>
        <w:t xml:space="preserve"> K = 7</w:t>
      </w:r>
      <w:r>
        <w:t xml:space="preserve"> stages (or, </w:t>
      </w:r>
      <w:r>
        <w:rPr>
          <w:i/>
        </w:rPr>
        <w:t>K – 1</w:t>
      </w:r>
      <w:r w:rsidR="00EE02D5">
        <w:t xml:space="preserve"> = 6</w:t>
      </w:r>
      <w:r>
        <w:t xml:space="preserve">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The </w:t>
      </w:r>
      <w:r>
        <w:rPr>
          <w:i/>
        </w:rPr>
        <w:t>code rate</w:t>
      </w:r>
      <w:r>
        <w:t xml:space="preserve"> of a convolutional encoder is </w:t>
      </w:r>
      <w:r>
        <w:rPr>
          <w:i/>
        </w:rPr>
        <w:t>k/n</w:t>
      </w:r>
      <w:r w:rsidR="00EE02D5">
        <w:t>, so the code rate for this encoder is ½</w:t>
      </w:r>
      <w:r>
        <w:t xml:space="preserve">. </w:t>
      </w:r>
    </w:p>
    <w:p w14:paraId="7480CAB2" w14:textId="6FA0A228" w:rsidR="008051DE" w:rsidRDefault="00EE02D5" w:rsidP="008051DE">
      <w:pPr>
        <w:jc w:val="center"/>
      </w:pPr>
      <w:r w:rsidRPr="00EE02D5">
        <w:rPr>
          <w:noProof/>
        </w:rPr>
        <w:lastRenderedPageBreak/>
        <w:drawing>
          <wp:inline distT="0" distB="0" distL="0" distR="0" wp14:anchorId="4EFDA14D" wp14:editId="4775072A">
            <wp:extent cx="4391025" cy="1628775"/>
            <wp:effectExtent l="0" t="0" r="9525" b="9525"/>
            <wp:docPr id="2" name="Picture 2" descr="C:\Users\lifesatrip\Documents\TortoiseSVN\SD\trunk\Documents\Figures\fig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fig_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1628775"/>
                    </a:xfrm>
                    <a:prstGeom prst="rect">
                      <a:avLst/>
                    </a:prstGeom>
                    <a:noFill/>
                    <a:ln>
                      <a:noFill/>
                    </a:ln>
                  </pic:spPr>
                </pic:pic>
              </a:graphicData>
            </a:graphic>
          </wp:inline>
        </w:drawing>
      </w:r>
    </w:p>
    <w:p w14:paraId="0BECFF49" w14:textId="7B2652CB" w:rsidR="008051DE" w:rsidRDefault="008051DE" w:rsidP="008051DE">
      <w:pPr>
        <w:pStyle w:val="Caption"/>
        <w:jc w:val="center"/>
        <w:rPr>
          <w:b w:val="0"/>
          <w:sz w:val="22"/>
        </w:rPr>
      </w:pPr>
      <w:r>
        <w:rPr>
          <w:b w:val="0"/>
          <w:sz w:val="22"/>
        </w:rPr>
        <w:t xml:space="preserve">Figure </w:t>
      </w:r>
      <w:r w:rsidR="00037F40">
        <w:rPr>
          <w:b w:val="0"/>
          <w:sz w:val="22"/>
          <w:szCs w:val="22"/>
        </w:rPr>
        <w:t>2</w:t>
      </w:r>
      <w:r w:rsidR="002701E9">
        <w:rPr>
          <w:b w:val="0"/>
          <w:sz w:val="22"/>
          <w:szCs w:val="22"/>
        </w:rPr>
        <w:t>1</w:t>
      </w:r>
      <w:r>
        <w:rPr>
          <w:b w:val="0"/>
          <w:sz w:val="22"/>
          <w:szCs w:val="22"/>
        </w:rPr>
        <w:t>.</w:t>
      </w:r>
      <w:r>
        <w:rPr>
          <w:b w:val="0"/>
          <w:sz w:val="22"/>
        </w:rPr>
        <w:t xml:space="preserve"> (Courtesy of Matlab®) </w:t>
      </w:r>
      <w:r w:rsidR="006729E6">
        <w:rPr>
          <w:b w:val="0"/>
          <w:sz w:val="22"/>
        </w:rPr>
        <w:t xml:space="preserve">A convolutional encoder (1/2 code rate, constraint length 7). </w:t>
      </w:r>
    </w:p>
    <w:p w14:paraId="0EF65E7A" w14:textId="77777777" w:rsidR="00C32343" w:rsidRPr="00C32343" w:rsidRDefault="00C32343" w:rsidP="00C32343"/>
    <w:p w14:paraId="1E0A474C" w14:textId="12743FE4"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w:t>
      </w:r>
      <w:r w:rsidR="00C32343">
        <w:t>outputted by</w:t>
      </w:r>
      <w:r>
        <w:t xml:space="preserve"> the convolutional encoder. </w:t>
      </w:r>
      <w:r w:rsidR="00037F40">
        <w:t>In Figure 2</w:t>
      </w:r>
      <w:r w:rsidR="002701E9">
        <w:t>1</w:t>
      </w:r>
      <w:r w:rsidR="00156363">
        <w:t xml:space="preserve">, the top modulo-2 adder provides the first output bit and the bottom modulo-2 adder provides the second output. These two bits combined are the output of this convolutional encoder. Hence, one bit shifts into the encoder and two bits are produced by the encoder. </w:t>
      </w:r>
      <w:r>
        <w:t>The connections between the shift register stages and the modulo-2 adders</w:t>
      </w:r>
      <w:r w:rsidR="00156363">
        <w:t xml:space="preserve">, or the </w:t>
      </w:r>
      <w:r w:rsidR="00156363">
        <w:rPr>
          <w:i/>
        </w:rPr>
        <w:t>generation matrices</w:t>
      </w:r>
      <w:r w:rsidR="00156363">
        <w:t>, characterize</w:t>
      </w:r>
      <w:r>
        <w:t xml:space="preserve"> the convolutional encoder. In other words, some permutations of connections have better error-correcting capabilities than other permutations of connections (Sklar, 2001). </w:t>
      </w:r>
    </w:p>
    <w:p w14:paraId="06AFC3DA" w14:textId="6F23101C" w:rsidR="0013242A" w:rsidRDefault="00426CD5" w:rsidP="008051DE">
      <w:pPr>
        <w:jc w:val="left"/>
      </w:pPr>
      <w:r>
        <w:t xml:space="preserve">The </w:t>
      </w:r>
      <w:r>
        <w:rPr>
          <w:i/>
        </w:rPr>
        <w:t>trellis diagram</w:t>
      </w:r>
      <w:r>
        <w:t xml:space="preserve"> is widely used for showing </w:t>
      </w:r>
      <w:r w:rsidR="003B02D9">
        <w:t>the possible outputs of a convolutional encoder</w:t>
      </w:r>
      <w:r>
        <w:t>.</w:t>
      </w:r>
      <w:r w:rsidR="003B02D9">
        <w:t xml:space="preserve"> However, in the case of the (2, 1, 7) convolutional encoder, the trellis diagram would compose 64 (2</w:t>
      </w:r>
      <w:r w:rsidR="003B02D9">
        <w:rPr>
          <w:vertAlign w:val="superscript"/>
        </w:rPr>
        <w:t xml:space="preserve">K-1 </w:t>
      </w:r>
      <w:r w:rsidR="003B02D9">
        <w:t>= 2</w:t>
      </w:r>
      <w:r w:rsidR="003B02D9">
        <w:rPr>
          <w:vertAlign w:val="superscript"/>
        </w:rPr>
        <w:t>7-1</w:t>
      </w:r>
      <w:r w:rsidR="003B02D9">
        <w:t xml:space="preserve">) states. </w:t>
      </w:r>
      <w:r w:rsidR="00C32343">
        <w:t>Consequently</w:t>
      </w:r>
      <w:r w:rsidR="003B02D9">
        <w:t>, it would not be practical or possible to display the</w:t>
      </w:r>
      <w:r w:rsidR="00D649AC">
        <w:t xml:space="preserve"> full</w:t>
      </w:r>
      <w:r w:rsidR="003B02D9">
        <w:t xml:space="preserve"> trellis diagram in this report. </w:t>
      </w:r>
      <w:r w:rsidR="00D649AC">
        <w:t>However, as a basic</w:t>
      </w:r>
      <w:r w:rsidR="003B02D9">
        <w:t xml:space="preserve"> example, let’s see how the convolutional encoder</w:t>
      </w:r>
      <w:r w:rsidR="00D649AC">
        <w:t xml:space="preserve"> (shown in</w:t>
      </w:r>
      <w:r w:rsidR="002701E9">
        <w:t xml:space="preserve"> Figure 41</w:t>
      </w:r>
      <w:r w:rsidR="00D649AC">
        <w:t>)</w:t>
      </w:r>
      <w:r w:rsidR="003B02D9">
        <w:t xml:space="preserve"> would process the following:</w:t>
      </w:r>
    </w:p>
    <w:p w14:paraId="0B454351" w14:textId="764A9DEB" w:rsidR="00D649AC" w:rsidRPr="00CC798A" w:rsidRDefault="00D649AC" w:rsidP="00D649AC">
      <w:pPr>
        <w:jc w:val="center"/>
        <w:rPr>
          <w:sz w:val="32"/>
          <w:vertAlign w:val="subscript"/>
        </w:rPr>
      </w:pPr>
      <w:r>
        <w:rPr>
          <w:sz w:val="32"/>
        </w:rPr>
        <w:t xml:space="preserve">In </w:t>
      </w:r>
      <w:r w:rsidR="00C32343">
        <w:rPr>
          <w:sz w:val="32"/>
        </w:rPr>
        <w:t xml:space="preserve">the </w:t>
      </w:r>
      <w:r>
        <w:rPr>
          <w:sz w:val="32"/>
        </w:rPr>
        <w:t>convolutional encoder</w:t>
      </w:r>
      <w:r w:rsidR="003B02D9">
        <w:rPr>
          <w:sz w:val="32"/>
        </w:rPr>
        <w:t>:</w:t>
      </w:r>
      <w:r w:rsidR="003B02D9">
        <w:rPr>
          <w:sz w:val="32"/>
        </w:rPr>
        <w:tab/>
      </w:r>
      <w:r w:rsidR="003B02D9" w:rsidRPr="003B02D9">
        <w:rPr>
          <w:sz w:val="32"/>
        </w:rPr>
        <w:t>1101000</w:t>
      </w:r>
      <w:r w:rsidR="00CC798A">
        <w:rPr>
          <w:sz w:val="32"/>
          <w:vertAlign w:val="subscript"/>
        </w:rPr>
        <w:t>2</w:t>
      </w:r>
    </w:p>
    <w:p w14:paraId="330E1CBC" w14:textId="677009B2" w:rsidR="00D649AC" w:rsidRPr="00CC798A" w:rsidRDefault="00CC798A" w:rsidP="00CC798A">
      <w:pPr>
        <w:ind w:left="720" w:firstLine="720"/>
        <w:jc w:val="center"/>
        <w:rPr>
          <w:sz w:val="32"/>
        </w:rPr>
      </w:pPr>
      <w:r>
        <w:rPr>
          <w:sz w:val="32"/>
        </w:rPr>
        <w:t xml:space="preserve">   </w:t>
      </w:r>
      <w:r w:rsidR="00D649AC">
        <w:rPr>
          <w:sz w:val="32"/>
        </w:rPr>
        <w:t>1</w:t>
      </w:r>
      <w:r w:rsidR="00D649AC" w:rsidRPr="00D649AC">
        <w:rPr>
          <w:sz w:val="32"/>
          <w:vertAlign w:val="superscript"/>
        </w:rPr>
        <w:t>st</w:t>
      </w:r>
      <w:r w:rsidR="00D649AC">
        <w:rPr>
          <w:sz w:val="32"/>
        </w:rPr>
        <w:t xml:space="preserve"> output:        (1</w:t>
      </w:r>
      <w:r>
        <w:rPr>
          <w:sz w:val="32"/>
          <w:vertAlign w:val="subscript"/>
        </w:rPr>
        <w:t>2</w:t>
      </w:r>
      <w:r w:rsidR="00D649AC">
        <w:rPr>
          <w:sz w:val="32"/>
        </w:rPr>
        <w:t xml:space="preserve"> + 1</w:t>
      </w:r>
      <w:r>
        <w:rPr>
          <w:sz w:val="32"/>
          <w:vertAlign w:val="subscript"/>
        </w:rPr>
        <w:t>2</w:t>
      </w:r>
      <w:r w:rsidR="00D649AC">
        <w:rPr>
          <w:sz w:val="32"/>
        </w:rPr>
        <w:t xml:space="preserve"> + </w:t>
      </w:r>
      <w:r>
        <w:rPr>
          <w:sz w:val="32"/>
        </w:rPr>
        <w:t>0</w:t>
      </w:r>
      <w:r>
        <w:rPr>
          <w:sz w:val="32"/>
          <w:vertAlign w:val="subscript"/>
        </w:rPr>
        <w:t xml:space="preserve">2 </w:t>
      </w:r>
      <w:r>
        <w:rPr>
          <w:sz w:val="32"/>
        </w:rPr>
        <w:t xml:space="preserve">+ </w:t>
      </w:r>
      <w:r w:rsidR="00D649AC">
        <w:rPr>
          <w:sz w:val="32"/>
        </w:rPr>
        <w:t>1</w:t>
      </w:r>
      <w:r>
        <w:rPr>
          <w:sz w:val="32"/>
          <w:vertAlign w:val="subscript"/>
        </w:rPr>
        <w:t xml:space="preserve">2 </w:t>
      </w:r>
      <w:r>
        <w:rPr>
          <w:sz w:val="32"/>
        </w:rPr>
        <w:t>+ 0</w:t>
      </w:r>
      <w:r>
        <w:rPr>
          <w:sz w:val="32"/>
          <w:vertAlign w:val="subscript"/>
        </w:rPr>
        <w:t>2</w:t>
      </w:r>
      <w:r w:rsidR="00D649AC">
        <w:rPr>
          <w:sz w:val="32"/>
        </w:rPr>
        <w:t>) % 2 = 1</w:t>
      </w:r>
      <w:r>
        <w:rPr>
          <w:sz w:val="32"/>
          <w:vertAlign w:val="subscript"/>
        </w:rPr>
        <w:t>2</w:t>
      </w:r>
    </w:p>
    <w:p w14:paraId="03E36694" w14:textId="5030F23E" w:rsidR="00D649AC" w:rsidRPr="00CC798A" w:rsidRDefault="00D649AC" w:rsidP="00D649AC">
      <w:pPr>
        <w:ind w:left="1440" w:firstLine="720"/>
        <w:rPr>
          <w:sz w:val="32"/>
        </w:rPr>
      </w:pPr>
      <w:r>
        <w:rPr>
          <w:sz w:val="32"/>
        </w:rPr>
        <w:t xml:space="preserve">    2</w:t>
      </w:r>
      <w:r w:rsidRPr="00D649AC">
        <w:rPr>
          <w:sz w:val="32"/>
          <w:vertAlign w:val="superscript"/>
        </w:rPr>
        <w:t>nd</w:t>
      </w:r>
      <w:r>
        <w:rPr>
          <w:sz w:val="32"/>
        </w:rPr>
        <w:t xml:space="preserve"> output: </w:t>
      </w:r>
      <w:r>
        <w:rPr>
          <w:sz w:val="32"/>
        </w:rPr>
        <w:tab/>
        <w:t xml:space="preserve"> (1</w:t>
      </w:r>
      <w:r w:rsidR="00CC798A">
        <w:rPr>
          <w:sz w:val="32"/>
          <w:vertAlign w:val="subscript"/>
        </w:rPr>
        <w:t>2</w:t>
      </w:r>
      <w:r>
        <w:rPr>
          <w:sz w:val="32"/>
        </w:rPr>
        <w:t xml:space="preserve"> + </w:t>
      </w:r>
      <w:r w:rsidR="00CC798A">
        <w:rPr>
          <w:sz w:val="32"/>
        </w:rPr>
        <w:t>0</w:t>
      </w:r>
      <w:r w:rsidR="00CC798A">
        <w:rPr>
          <w:sz w:val="32"/>
          <w:vertAlign w:val="subscript"/>
        </w:rPr>
        <w:t>2</w:t>
      </w:r>
      <w:r w:rsidR="00CC798A">
        <w:rPr>
          <w:sz w:val="32"/>
        </w:rPr>
        <w:t xml:space="preserve"> + </w:t>
      </w:r>
      <w:r>
        <w:rPr>
          <w:sz w:val="32"/>
        </w:rPr>
        <w:t>1</w:t>
      </w:r>
      <w:r w:rsidR="00CC798A">
        <w:rPr>
          <w:sz w:val="32"/>
          <w:vertAlign w:val="subscript"/>
        </w:rPr>
        <w:t xml:space="preserve">2 </w:t>
      </w:r>
      <w:r w:rsidR="00CC798A">
        <w:rPr>
          <w:sz w:val="32"/>
        </w:rPr>
        <w:t>+ 0</w:t>
      </w:r>
      <w:r w:rsidR="00CC798A">
        <w:rPr>
          <w:sz w:val="32"/>
          <w:vertAlign w:val="subscript"/>
        </w:rPr>
        <w:t>2</w:t>
      </w:r>
      <w:r w:rsidR="00CC798A">
        <w:rPr>
          <w:sz w:val="32"/>
        </w:rPr>
        <w:t xml:space="preserve"> + 0</w:t>
      </w:r>
      <w:r w:rsidR="00CC798A">
        <w:rPr>
          <w:sz w:val="32"/>
          <w:vertAlign w:val="subscript"/>
        </w:rPr>
        <w:t>2</w:t>
      </w:r>
      <w:r>
        <w:rPr>
          <w:sz w:val="32"/>
        </w:rPr>
        <w:t>) % 2 = 0</w:t>
      </w:r>
      <w:r w:rsidR="00CC798A">
        <w:rPr>
          <w:sz w:val="32"/>
          <w:vertAlign w:val="subscript"/>
        </w:rPr>
        <w:t>2</w:t>
      </w:r>
    </w:p>
    <w:p w14:paraId="422AB056" w14:textId="27992A2C" w:rsidR="00D649AC" w:rsidRPr="00CC798A" w:rsidRDefault="00D649AC" w:rsidP="00D649AC">
      <w:pPr>
        <w:ind w:left="1440" w:firstLine="720"/>
        <w:rPr>
          <w:sz w:val="32"/>
          <w:vertAlign w:val="subscript"/>
        </w:rPr>
      </w:pPr>
      <w:r>
        <w:rPr>
          <w:sz w:val="32"/>
        </w:rPr>
        <w:t xml:space="preserve">  2-bit output:</w:t>
      </w:r>
      <w:r>
        <w:rPr>
          <w:sz w:val="32"/>
        </w:rPr>
        <w:tab/>
        <w:t xml:space="preserve"> 01</w:t>
      </w:r>
      <w:r w:rsidR="00CC798A">
        <w:rPr>
          <w:sz w:val="32"/>
          <w:vertAlign w:val="subscript"/>
        </w:rPr>
        <w:t>2</w:t>
      </w:r>
    </w:p>
    <w:p w14:paraId="0FE13DB9" w14:textId="4248AE95" w:rsidR="00AC0E5D" w:rsidRPr="00AC0E5D" w:rsidRDefault="00AC0E5D" w:rsidP="00AC0E5D">
      <w:pPr>
        <w:jc w:val="left"/>
      </w:pPr>
      <w:r>
        <w:t xml:space="preserve">The </w:t>
      </w:r>
      <w:r>
        <w:rPr>
          <w:i/>
        </w:rPr>
        <w:t xml:space="preserve">poly2trellis </w:t>
      </w:r>
      <w:r>
        <w:t xml:space="preserve">function is used by Simulink to generate the functionality of the </w:t>
      </w:r>
      <w:r>
        <w:rPr>
          <w:i/>
        </w:rPr>
        <w:t>Convolutional Encoder</w:t>
      </w:r>
      <w:r>
        <w:t xml:space="preserve">. Hence, the command </w:t>
      </w:r>
      <w:r>
        <w:rPr>
          <w:b/>
        </w:rPr>
        <w:t xml:space="preserve">poly2trellis(7, [171 133]) </w:t>
      </w:r>
      <w:r>
        <w:t xml:space="preserve">was entered in the </w:t>
      </w:r>
      <w:r>
        <w:rPr>
          <w:i/>
        </w:rPr>
        <w:t>trellis structure</w:t>
      </w:r>
      <w:r>
        <w:t xml:space="preserve"> parameter field. The argument is interpreted as a convolutional encoder with constraint length 7 and whose generation matrices (or shift register connections) are described in octal code. The upper generation matrix is 171</w:t>
      </w:r>
      <w:r>
        <w:rPr>
          <w:vertAlign w:val="subscript"/>
        </w:rPr>
        <w:t>8</w:t>
      </w:r>
      <w:r>
        <w:t xml:space="preserve"> and the lower generation matrix is 133</w:t>
      </w:r>
      <w:r>
        <w:rPr>
          <w:vertAlign w:val="subscript"/>
        </w:rPr>
        <w:t>8</w:t>
      </w:r>
      <w:r>
        <w:t>. This can be verified by studying t</w:t>
      </w:r>
      <w:r w:rsidR="00037F40">
        <w:t>he connections shown in Figure 2</w:t>
      </w:r>
      <w:r>
        <w:t>1.</w:t>
      </w:r>
    </w:p>
    <w:p w14:paraId="1218C408" w14:textId="77777777" w:rsidR="002701E9" w:rsidRDefault="002701E9" w:rsidP="002701E9">
      <w:pPr>
        <w:jc w:val="left"/>
      </w:pPr>
    </w:p>
    <w:p w14:paraId="37DCA582" w14:textId="204122ED" w:rsidR="002701E9" w:rsidRDefault="002701E9" w:rsidP="002701E9">
      <w:pPr>
        <w:jc w:val="left"/>
        <w:rPr>
          <w:b/>
        </w:rPr>
      </w:pPr>
      <w:r>
        <w:rPr>
          <w:b/>
        </w:rPr>
        <w:t>1200 b/sec BPSK Modulator</w:t>
      </w:r>
    </w:p>
    <w:p w14:paraId="29DC1D10" w14:textId="372ABBE0" w:rsidR="00B40880" w:rsidRDefault="00037F40" w:rsidP="002701E9">
      <w:pPr>
        <w:jc w:val="left"/>
      </w:pPr>
      <w:r>
        <w:t>Figure 1</w:t>
      </w:r>
      <w:r w:rsidR="002701E9">
        <w:t xml:space="preserve">9 shows a BPSK modulator block used to generate a 1200 b/sec BPSK modulated baseband </w:t>
      </w:r>
      <w:r w:rsidR="002701E9">
        <w:lastRenderedPageBreak/>
        <w:t xml:space="preserve">signal. The serialized output of the convolutional encoder is used as the modulating signal. </w:t>
      </w:r>
      <w:r w:rsidR="00B40880">
        <w:t>Hence, the input of the BPSK modulator is a digital bitstream (0 and 1) and the output of the BPSK modulator is</w:t>
      </w:r>
      <w:r w:rsidR="00C32343">
        <w:t xml:space="preserve"> a baseband signal with amplitudes</w:t>
      </w:r>
      <w:r w:rsidR="00B40880">
        <w:t xml:space="preserve"> +1 V and -1 V. The phase offset used by the BPSK modulator is 0°.</w:t>
      </w:r>
    </w:p>
    <w:p w14:paraId="005AAEB2" w14:textId="16F1E041" w:rsidR="00891FA7" w:rsidRDefault="00891FA7" w:rsidP="002701E9">
      <w:pPr>
        <w:jc w:val="left"/>
      </w:pPr>
      <w:r>
        <w:t>Baseband signals can replace passband signals here</w:t>
      </w:r>
      <w:r w:rsidR="00D76DF3">
        <w:t xml:space="preserve"> because the baseband optimum receiver is essentially configured the same as the passband optimum receiver (Silage, 2009).</w:t>
      </w:r>
    </w:p>
    <w:p w14:paraId="301B3BD5" w14:textId="77777777" w:rsidR="00B40880" w:rsidRDefault="00B40880" w:rsidP="002701E9">
      <w:pPr>
        <w:jc w:val="left"/>
      </w:pPr>
    </w:p>
    <w:p w14:paraId="7B2816B9" w14:textId="77777777" w:rsidR="00891FA7" w:rsidRDefault="00891FA7" w:rsidP="002701E9">
      <w:pPr>
        <w:jc w:val="left"/>
        <w:rPr>
          <w:b/>
        </w:rPr>
      </w:pPr>
      <w:r>
        <w:rPr>
          <w:b/>
        </w:rPr>
        <w:t xml:space="preserve">AWGN Channel </w:t>
      </w:r>
    </w:p>
    <w:p w14:paraId="72CC1B67" w14:textId="404D4334" w:rsidR="00EF49D5" w:rsidRDefault="00037F40" w:rsidP="002701E9">
      <w:pPr>
        <w:jc w:val="left"/>
      </w:pPr>
      <w:r>
        <w:t>Figure 1</w:t>
      </w:r>
      <w:r w:rsidR="00891FA7">
        <w:t xml:space="preserve">9 shows the </w:t>
      </w:r>
      <w:r w:rsidR="00891FA7">
        <w:rPr>
          <w:i/>
        </w:rPr>
        <w:t xml:space="preserve">AWGN Channel </w:t>
      </w:r>
      <w:r w:rsidR="00891FA7">
        <w:t xml:space="preserve">being used to model random noise that pollutes satellite communication signals. </w:t>
      </w:r>
      <w:r w:rsidR="00C64987">
        <w:t>Figure 42</w:t>
      </w:r>
      <w:r w:rsidR="00D76DF3">
        <w:t xml:space="preserve"> shows the configurations of the </w:t>
      </w:r>
      <w:r w:rsidR="00D76DF3">
        <w:rPr>
          <w:i/>
        </w:rPr>
        <w:t xml:space="preserve">AWGN Channel </w:t>
      </w:r>
      <w:r w:rsidR="00D76DF3">
        <w:t xml:space="preserve">block. The signal-to-noise ratio is specified in units of </w:t>
      </w:r>
      <w:r w:rsidR="00C64987">
        <w:t xml:space="preserve">the ratio of </w:t>
      </w:r>
      <w:r w:rsidR="00D76DF3">
        <w:t>energy per bit to no</w:t>
      </w:r>
      <w:r w:rsidR="00C64987">
        <w:t>ise power spectral density</w:t>
      </w:r>
      <w:r w:rsidR="00D76DF3">
        <w:t xml:space="preserve"> </w:t>
      </w:r>
      <w:r w:rsidR="00D76DF3">
        <w:rPr>
          <w:i/>
        </w:rPr>
        <w:t>Eb/No (</w:t>
      </w:r>
      <w:r w:rsidR="00D76DF3">
        <w:t>dB)</w:t>
      </w:r>
      <w:r w:rsidR="00D76DF3">
        <w:rPr>
          <w:i/>
        </w:rPr>
        <w:t xml:space="preserve">. </w:t>
      </w:r>
      <w:r w:rsidR="00EF49D5">
        <w:t xml:space="preserve">This field uses the </w:t>
      </w:r>
      <w:r w:rsidR="00C64987">
        <w:t xml:space="preserve">constant </w:t>
      </w:r>
      <w:r w:rsidR="00EF49D5">
        <w:t xml:space="preserve">parameter </w:t>
      </w:r>
      <w:r w:rsidR="00EF49D5">
        <w:rPr>
          <w:i/>
        </w:rPr>
        <w:t>EbNo</w:t>
      </w:r>
      <w:r w:rsidR="00EF49D5">
        <w:t xml:space="preserve"> to set the desired SNR value in dB. </w:t>
      </w:r>
    </w:p>
    <w:p w14:paraId="5834CCD1" w14:textId="2AF63CB3" w:rsidR="00D76DF3" w:rsidRPr="00EF49D5" w:rsidRDefault="00EF49D5" w:rsidP="002701E9">
      <w:pPr>
        <w:jc w:val="left"/>
      </w:pPr>
      <w:r>
        <w:t xml:space="preserve">The </w:t>
      </w:r>
      <w:r>
        <w:rPr>
          <w:i/>
        </w:rPr>
        <w:t>Convolutional</w:t>
      </w:r>
      <w:r w:rsidRPr="00EF49D5">
        <w:rPr>
          <w:i/>
        </w:rPr>
        <w:t xml:space="preserve"> Encoder</w:t>
      </w:r>
      <w:r>
        <w:t xml:space="preserve"> is configured as a ½ rate encoder. For every one bit, the encoder adds another two bits. To accommodate this, and add the correct amount of noise, the </w:t>
      </w:r>
      <w:r>
        <w:rPr>
          <w:i/>
        </w:rPr>
        <w:t xml:space="preserve">Eb/No (dB) </w:t>
      </w:r>
      <w:r>
        <w:t>parameter of the AWGN block is effectively halved by subtracting 10*log</w:t>
      </w:r>
      <w:r>
        <w:rPr>
          <w:vertAlign w:val="subscript"/>
        </w:rPr>
        <w:t>10</w:t>
      </w:r>
      <w:r>
        <w:t>(2).</w:t>
      </w:r>
    </w:p>
    <w:p w14:paraId="26C64B3D" w14:textId="063CAA96" w:rsidR="002701E9" w:rsidRPr="002701E9" w:rsidRDefault="00D76DF3" w:rsidP="00D76DF3">
      <w:pPr>
        <w:jc w:val="center"/>
      </w:pPr>
      <w:r w:rsidRPr="00D76DF3">
        <w:rPr>
          <w:i/>
          <w:noProof/>
        </w:rPr>
        <w:drawing>
          <wp:inline distT="0" distB="0" distL="0" distR="0" wp14:anchorId="25AE6581" wp14:editId="2EB1553D">
            <wp:extent cx="3238500" cy="3562350"/>
            <wp:effectExtent l="76200" t="76200" r="133350" b="133350"/>
            <wp:docPr id="8" name="Picture 8" descr="C:\Users\lifesatrip\Documents\TortoiseSVN\SD\trunk\Documents\Figures\fig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fesatrip\Documents\TortoiseSVN\SD\trunk\Documents\Figures\fig_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0FD1" w14:textId="07BEF3FC" w:rsidR="002701E9" w:rsidRDefault="00037F40" w:rsidP="00EF49D5">
      <w:pPr>
        <w:spacing w:after="0"/>
        <w:jc w:val="center"/>
      </w:pPr>
      <w:r>
        <w:t>Figure 2</w:t>
      </w:r>
      <w:r w:rsidR="00C64987">
        <w:t>2</w:t>
      </w:r>
      <w:r w:rsidR="00EF49D5">
        <w:t xml:space="preserve">. The configuration for the </w:t>
      </w:r>
      <w:r w:rsidR="00EF49D5">
        <w:rPr>
          <w:i/>
        </w:rPr>
        <w:t xml:space="preserve">AWGN Channel </w:t>
      </w:r>
      <w:r w:rsidR="00EF49D5">
        <w:t xml:space="preserve">block used in the </w:t>
      </w:r>
    </w:p>
    <w:p w14:paraId="7FABF074" w14:textId="5CF1C8B0" w:rsidR="00EF49D5" w:rsidRPr="00EF49D5" w:rsidRDefault="00EF49D5" w:rsidP="00EF49D5">
      <w:pPr>
        <w:spacing w:after="0"/>
        <w:jc w:val="center"/>
      </w:pPr>
      <w:r>
        <w:t>system-level Simulink model of System C.</w:t>
      </w:r>
    </w:p>
    <w:p w14:paraId="0C0281D6" w14:textId="45E2FAEE" w:rsidR="003B02D9" w:rsidRPr="003B02D9" w:rsidRDefault="00D649AC" w:rsidP="003B02D9">
      <w:pPr>
        <w:jc w:val="center"/>
        <w:rPr>
          <w:sz w:val="32"/>
        </w:rPr>
      </w:pPr>
      <w:r>
        <w:rPr>
          <w:sz w:val="32"/>
        </w:rPr>
        <w:t xml:space="preserve">      </w:t>
      </w:r>
    </w:p>
    <w:p w14:paraId="0E7B0A80" w14:textId="58631B31" w:rsidR="00262DF9" w:rsidRDefault="00262DF9" w:rsidP="008051DE">
      <w:pPr>
        <w:jc w:val="left"/>
      </w:pPr>
      <w:r>
        <w:t xml:space="preserve">Since BPSK modulation is used, </w:t>
      </w:r>
      <w:r w:rsidR="00C64987">
        <w:t>a single</w:t>
      </w:r>
      <w:r>
        <w:t xml:space="preserve"> bit represents a symbol. Additionally, since we are dealing with a 1 V baseband signal, the nominal input signal is 1 W. Since BPSK modulation is used, the symbol </w:t>
      </w:r>
      <w:r>
        <w:lastRenderedPageBreak/>
        <w:t>period is the same as the bit period (1/1200 seconds).</w:t>
      </w:r>
      <w:r w:rsidR="00037F40">
        <w:t xml:space="preserve"> Figure 2</w:t>
      </w:r>
      <w:r w:rsidR="009862DC">
        <w:t>3 is a time capture showing 10 bits being transmitted (yellow) and received (red).</w:t>
      </w:r>
      <w:r>
        <w:t xml:space="preserve"> </w:t>
      </w:r>
    </w:p>
    <w:p w14:paraId="28A51158" w14:textId="001DF71E" w:rsidR="009862DC" w:rsidRDefault="009862DC" w:rsidP="008051DE">
      <w:pPr>
        <w:jc w:val="left"/>
      </w:pPr>
      <w:r w:rsidRPr="009862DC">
        <w:rPr>
          <w:noProof/>
        </w:rPr>
        <w:drawing>
          <wp:inline distT="0" distB="0" distL="0" distR="0" wp14:anchorId="73FAA2BB" wp14:editId="36409C39">
            <wp:extent cx="5943600" cy="2631141"/>
            <wp:effectExtent l="0" t="0" r="0" b="0"/>
            <wp:docPr id="10" name="Picture 10" descr="C:\Users\lifesatrip\Documents\TortoiseSVN\SD\trunk\Documents\Figures\fig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fig_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31141"/>
                    </a:xfrm>
                    <a:prstGeom prst="rect">
                      <a:avLst/>
                    </a:prstGeom>
                    <a:noFill/>
                    <a:ln>
                      <a:noFill/>
                    </a:ln>
                  </pic:spPr>
                </pic:pic>
              </a:graphicData>
            </a:graphic>
          </wp:inline>
        </w:drawing>
      </w:r>
    </w:p>
    <w:p w14:paraId="67B5FC8A" w14:textId="27A5980F" w:rsidR="009862DC" w:rsidRDefault="00037F40" w:rsidP="008051DE">
      <w:pPr>
        <w:jc w:val="left"/>
      </w:pPr>
      <w:r>
        <w:t>Figure 2</w:t>
      </w:r>
      <w:r w:rsidR="009862DC">
        <w:t>3. Output of the 1200 b/sec BPSK baseband signal through AWGN. The yellow signal represents the transmitted signal and the red signal represents the received signal (</w:t>
      </w:r>
      <w:r w:rsidR="00C64987">
        <w:t>after</w:t>
      </w:r>
      <w:r w:rsidR="009862DC">
        <w:t xml:space="preserve"> AWGN).</w:t>
      </w:r>
    </w:p>
    <w:p w14:paraId="348E7DF3" w14:textId="214E992F" w:rsidR="003B02D9" w:rsidRDefault="00262DF9" w:rsidP="008051DE">
      <w:pPr>
        <w:jc w:val="left"/>
      </w:pPr>
      <w:r>
        <w:t xml:space="preserve"> </w:t>
      </w:r>
    </w:p>
    <w:p w14:paraId="2895B93A" w14:textId="1091371E" w:rsidR="00262DF9" w:rsidRDefault="00262DF9" w:rsidP="008051DE">
      <w:pPr>
        <w:jc w:val="left"/>
        <w:rPr>
          <w:b/>
        </w:rPr>
      </w:pPr>
      <w:r>
        <w:rPr>
          <w:b/>
        </w:rPr>
        <w:t>1200 b/sec BPSK Demodulator</w:t>
      </w:r>
    </w:p>
    <w:p w14:paraId="1BC0629B" w14:textId="77B4537B" w:rsidR="00974B4B" w:rsidRDefault="00974B4B" w:rsidP="008051DE">
      <w:pPr>
        <w:jc w:val="left"/>
      </w:pPr>
      <w:r>
        <w:t>The BPSK demodulator is used to demodulate the noisy baseband signal output of</w:t>
      </w:r>
      <w:r w:rsidR="00AC0E5D">
        <w:t xml:space="preserve"> the AWGN channel. The output</w:t>
      </w:r>
      <w:r>
        <w:t xml:space="preserve"> of the BPSK demodulator is essentially the output of the matched filter (integrate and dump) filter</w:t>
      </w:r>
      <w:r w:rsidR="00AC0E5D">
        <w:t xml:space="preserve"> in the bit recovery process</w:t>
      </w:r>
      <w:r>
        <w:t>. However, instead of implementing hard-decision decoding and producing a logic 0 or 1 as output, the output of the matched filter is scalar quantization</w:t>
      </w:r>
      <w:r w:rsidR="00063817">
        <w:t xml:space="preserve"> (SQ)</w:t>
      </w:r>
      <w:r>
        <w:t xml:space="preserve"> encoded into a 3-bit signal. The range of the 3-bit output</w:t>
      </w:r>
      <w:r w:rsidR="00063817">
        <w:t xml:space="preserve"> of the SQ encoder</w:t>
      </w:r>
      <w:r>
        <w:t xml:space="preserve"> represents the confidence level of the demodulated signal actually being a logic 0 or 1 (shown in Table 4).</w:t>
      </w:r>
      <w:r w:rsidR="004337CE">
        <w:t xml:space="preserve"> </w:t>
      </w:r>
      <w:r w:rsidR="00063817">
        <w:t xml:space="preserve">This indecisiveness justifies the term “soft-decision” decoding. </w:t>
      </w:r>
      <w:r w:rsidR="00037F40">
        <w:t>Figure 2</w:t>
      </w:r>
      <w:r w:rsidR="004337CE">
        <w:t xml:space="preserve">2 shows the circuit used to implement this 3-bit scalar quantization encoding. </w:t>
      </w:r>
    </w:p>
    <w:p w14:paraId="131FEF0F" w14:textId="77777777" w:rsidR="00C5569A" w:rsidRDefault="00C5569A" w:rsidP="008051DE">
      <w:pPr>
        <w:jc w:val="left"/>
      </w:pPr>
    </w:p>
    <w:tbl>
      <w:tblPr>
        <w:tblStyle w:val="TableGrid"/>
        <w:tblW w:w="0" w:type="auto"/>
        <w:jc w:val="center"/>
        <w:tblLook w:val="04A0" w:firstRow="1" w:lastRow="0" w:firstColumn="1" w:lastColumn="0" w:noHBand="0" w:noVBand="1"/>
      </w:tblPr>
      <w:tblGrid>
        <w:gridCol w:w="4675"/>
        <w:gridCol w:w="4675"/>
      </w:tblGrid>
      <w:tr w:rsidR="00974B4B" w14:paraId="7898CD04" w14:textId="77777777" w:rsidTr="000E3412">
        <w:trPr>
          <w:jc w:val="center"/>
        </w:trPr>
        <w:tc>
          <w:tcPr>
            <w:tcW w:w="4675" w:type="dxa"/>
          </w:tcPr>
          <w:p w14:paraId="4A8A463A" w14:textId="714E41CA" w:rsidR="00974B4B" w:rsidRPr="00974B4B" w:rsidRDefault="00974B4B" w:rsidP="00974B4B">
            <w:pPr>
              <w:jc w:val="center"/>
              <w:rPr>
                <w:b/>
              </w:rPr>
            </w:pPr>
            <w:r>
              <w:rPr>
                <w:b/>
              </w:rPr>
              <w:t>Input Value</w:t>
            </w:r>
          </w:p>
        </w:tc>
        <w:tc>
          <w:tcPr>
            <w:tcW w:w="4675" w:type="dxa"/>
          </w:tcPr>
          <w:p w14:paraId="35B4EA99" w14:textId="226D741C" w:rsidR="00974B4B" w:rsidRPr="00974B4B" w:rsidRDefault="00974B4B" w:rsidP="00974B4B">
            <w:pPr>
              <w:jc w:val="center"/>
              <w:rPr>
                <w:b/>
              </w:rPr>
            </w:pPr>
            <w:r>
              <w:rPr>
                <w:b/>
              </w:rPr>
              <w:t>Confidence</w:t>
            </w:r>
          </w:p>
        </w:tc>
      </w:tr>
      <w:tr w:rsidR="00974B4B" w14:paraId="40DE542F" w14:textId="77777777" w:rsidTr="000E3412">
        <w:trPr>
          <w:jc w:val="center"/>
        </w:trPr>
        <w:tc>
          <w:tcPr>
            <w:tcW w:w="4675" w:type="dxa"/>
            <w:vAlign w:val="center"/>
          </w:tcPr>
          <w:p w14:paraId="18FDFFB4" w14:textId="6C80FE65" w:rsidR="00974B4B" w:rsidRDefault="00974B4B" w:rsidP="000E3412">
            <w:pPr>
              <w:jc w:val="center"/>
            </w:pPr>
            <w:r>
              <w:t>0</w:t>
            </w:r>
          </w:p>
        </w:tc>
        <w:tc>
          <w:tcPr>
            <w:tcW w:w="4675" w:type="dxa"/>
            <w:vAlign w:val="center"/>
          </w:tcPr>
          <w:p w14:paraId="63474992" w14:textId="47F80B21" w:rsidR="00974B4B" w:rsidRDefault="000E3412" w:rsidP="000E3412">
            <w:pPr>
              <w:jc w:val="center"/>
            </w:pPr>
            <w:r>
              <w:t>Most confident zero</w:t>
            </w:r>
          </w:p>
        </w:tc>
      </w:tr>
      <w:tr w:rsidR="00974B4B" w14:paraId="6CA829F1" w14:textId="77777777" w:rsidTr="000E3412">
        <w:trPr>
          <w:jc w:val="center"/>
        </w:trPr>
        <w:tc>
          <w:tcPr>
            <w:tcW w:w="4675" w:type="dxa"/>
            <w:vAlign w:val="center"/>
          </w:tcPr>
          <w:p w14:paraId="2C50695D" w14:textId="2BAC60CE" w:rsidR="00974B4B" w:rsidRDefault="00974B4B" w:rsidP="000E3412">
            <w:pPr>
              <w:jc w:val="center"/>
            </w:pPr>
            <w:r>
              <w:t>1</w:t>
            </w:r>
          </w:p>
        </w:tc>
        <w:tc>
          <w:tcPr>
            <w:tcW w:w="4675" w:type="dxa"/>
            <w:vAlign w:val="center"/>
          </w:tcPr>
          <w:p w14:paraId="23E6E9E8" w14:textId="5711735E" w:rsidR="00974B4B" w:rsidRDefault="000E3412" w:rsidP="000E3412">
            <w:pPr>
              <w:jc w:val="center"/>
            </w:pPr>
            <w:r>
              <w:t>Second most confident zero</w:t>
            </w:r>
          </w:p>
        </w:tc>
      </w:tr>
      <w:tr w:rsidR="00974B4B" w14:paraId="5C503ED1" w14:textId="77777777" w:rsidTr="000E3412">
        <w:trPr>
          <w:jc w:val="center"/>
        </w:trPr>
        <w:tc>
          <w:tcPr>
            <w:tcW w:w="4675" w:type="dxa"/>
            <w:vAlign w:val="center"/>
          </w:tcPr>
          <w:p w14:paraId="0A5DF964" w14:textId="0F0A78E9" w:rsidR="00974B4B" w:rsidRDefault="00974B4B" w:rsidP="000E3412">
            <w:pPr>
              <w:jc w:val="center"/>
            </w:pPr>
            <w:r>
              <w:t>2</w:t>
            </w:r>
          </w:p>
        </w:tc>
        <w:tc>
          <w:tcPr>
            <w:tcW w:w="4675" w:type="dxa"/>
            <w:vAlign w:val="center"/>
          </w:tcPr>
          <w:p w14:paraId="5235281A" w14:textId="5383BAA8" w:rsidR="00974B4B" w:rsidRDefault="000E3412" w:rsidP="000E3412">
            <w:pPr>
              <w:jc w:val="center"/>
            </w:pPr>
            <w:r>
              <w:t>Second least confident zero</w:t>
            </w:r>
          </w:p>
        </w:tc>
      </w:tr>
      <w:tr w:rsidR="00974B4B" w14:paraId="13EB411E" w14:textId="77777777" w:rsidTr="000E3412">
        <w:trPr>
          <w:jc w:val="center"/>
        </w:trPr>
        <w:tc>
          <w:tcPr>
            <w:tcW w:w="4675" w:type="dxa"/>
            <w:vAlign w:val="center"/>
          </w:tcPr>
          <w:p w14:paraId="0D86BBCF" w14:textId="1FCD2D5B" w:rsidR="00974B4B" w:rsidRDefault="00974B4B" w:rsidP="000E3412">
            <w:pPr>
              <w:jc w:val="center"/>
            </w:pPr>
            <w:r>
              <w:t>3</w:t>
            </w:r>
          </w:p>
        </w:tc>
        <w:tc>
          <w:tcPr>
            <w:tcW w:w="4675" w:type="dxa"/>
            <w:vAlign w:val="center"/>
          </w:tcPr>
          <w:p w14:paraId="04DFAC8D" w14:textId="7F9CB33E" w:rsidR="00974B4B" w:rsidRDefault="000E3412" w:rsidP="000E3412">
            <w:pPr>
              <w:jc w:val="center"/>
            </w:pPr>
            <w:r>
              <w:t>Least confident zero</w:t>
            </w:r>
          </w:p>
        </w:tc>
      </w:tr>
      <w:tr w:rsidR="00974B4B" w14:paraId="4A597CEC" w14:textId="77777777" w:rsidTr="000E3412">
        <w:trPr>
          <w:jc w:val="center"/>
        </w:trPr>
        <w:tc>
          <w:tcPr>
            <w:tcW w:w="4675" w:type="dxa"/>
            <w:vAlign w:val="center"/>
          </w:tcPr>
          <w:p w14:paraId="432DCF99" w14:textId="1D51C411" w:rsidR="00974B4B" w:rsidRDefault="00974B4B" w:rsidP="000E3412">
            <w:pPr>
              <w:jc w:val="center"/>
            </w:pPr>
            <w:r>
              <w:t>4</w:t>
            </w:r>
          </w:p>
        </w:tc>
        <w:tc>
          <w:tcPr>
            <w:tcW w:w="4675" w:type="dxa"/>
            <w:vAlign w:val="center"/>
          </w:tcPr>
          <w:p w14:paraId="4F820729" w14:textId="39954729" w:rsidR="00974B4B" w:rsidRDefault="000E3412" w:rsidP="000E3412">
            <w:pPr>
              <w:jc w:val="center"/>
            </w:pPr>
            <w:r>
              <w:t>Least confident one</w:t>
            </w:r>
          </w:p>
        </w:tc>
      </w:tr>
      <w:tr w:rsidR="00974B4B" w14:paraId="5F823999" w14:textId="77777777" w:rsidTr="000E3412">
        <w:trPr>
          <w:jc w:val="center"/>
        </w:trPr>
        <w:tc>
          <w:tcPr>
            <w:tcW w:w="4675" w:type="dxa"/>
            <w:vAlign w:val="center"/>
          </w:tcPr>
          <w:p w14:paraId="661A3915" w14:textId="64DB8901" w:rsidR="00974B4B" w:rsidRDefault="00974B4B" w:rsidP="000E3412">
            <w:pPr>
              <w:jc w:val="center"/>
            </w:pPr>
            <w:r>
              <w:lastRenderedPageBreak/>
              <w:t>5</w:t>
            </w:r>
          </w:p>
        </w:tc>
        <w:tc>
          <w:tcPr>
            <w:tcW w:w="4675" w:type="dxa"/>
            <w:vAlign w:val="center"/>
          </w:tcPr>
          <w:p w14:paraId="170CC22F" w14:textId="2ED7D0A1" w:rsidR="00974B4B" w:rsidRDefault="000E3412" w:rsidP="000E3412">
            <w:pPr>
              <w:jc w:val="center"/>
            </w:pPr>
            <w:r>
              <w:t>Second least confident one</w:t>
            </w:r>
          </w:p>
        </w:tc>
      </w:tr>
      <w:tr w:rsidR="00974B4B" w14:paraId="5649E131" w14:textId="77777777" w:rsidTr="000E3412">
        <w:trPr>
          <w:jc w:val="center"/>
        </w:trPr>
        <w:tc>
          <w:tcPr>
            <w:tcW w:w="4675" w:type="dxa"/>
            <w:vAlign w:val="center"/>
          </w:tcPr>
          <w:p w14:paraId="21E88916" w14:textId="5523DA7B" w:rsidR="00974B4B" w:rsidRDefault="00974B4B" w:rsidP="000E3412">
            <w:pPr>
              <w:jc w:val="center"/>
            </w:pPr>
            <w:r>
              <w:t>6</w:t>
            </w:r>
          </w:p>
        </w:tc>
        <w:tc>
          <w:tcPr>
            <w:tcW w:w="4675" w:type="dxa"/>
            <w:vAlign w:val="center"/>
          </w:tcPr>
          <w:p w14:paraId="70DFD70C" w14:textId="286B7713" w:rsidR="00974B4B" w:rsidRDefault="000E3412" w:rsidP="000E3412">
            <w:pPr>
              <w:jc w:val="center"/>
            </w:pPr>
            <w:r>
              <w:t>Second most confident one</w:t>
            </w:r>
          </w:p>
        </w:tc>
      </w:tr>
      <w:tr w:rsidR="00974B4B" w14:paraId="0315EF94" w14:textId="77777777" w:rsidTr="000E3412">
        <w:trPr>
          <w:jc w:val="center"/>
        </w:trPr>
        <w:tc>
          <w:tcPr>
            <w:tcW w:w="4675" w:type="dxa"/>
            <w:vAlign w:val="center"/>
          </w:tcPr>
          <w:p w14:paraId="1475AF34" w14:textId="7B94B630" w:rsidR="00974B4B" w:rsidRDefault="00974B4B" w:rsidP="000E3412">
            <w:pPr>
              <w:jc w:val="center"/>
            </w:pPr>
            <w:r>
              <w:t>7</w:t>
            </w:r>
          </w:p>
        </w:tc>
        <w:tc>
          <w:tcPr>
            <w:tcW w:w="4675" w:type="dxa"/>
            <w:vAlign w:val="center"/>
          </w:tcPr>
          <w:p w14:paraId="01CF26F3" w14:textId="3DC3CB6D" w:rsidR="00974B4B" w:rsidRDefault="000E3412" w:rsidP="000E3412">
            <w:pPr>
              <w:jc w:val="center"/>
            </w:pPr>
            <w:r>
              <w:t>Most confident one</w:t>
            </w:r>
          </w:p>
        </w:tc>
      </w:tr>
    </w:tbl>
    <w:p w14:paraId="0F4D10A1" w14:textId="059DEAF5" w:rsidR="00974B4B" w:rsidRDefault="000E3412" w:rsidP="008051DE">
      <w:pPr>
        <w:jc w:val="left"/>
      </w:pPr>
      <w:r>
        <w:t xml:space="preserve">Table 4. This table shows the output of the </w:t>
      </w:r>
      <w:r>
        <w:rPr>
          <w:i/>
        </w:rPr>
        <w:t xml:space="preserve">Scalar Quantization Encoder </w:t>
      </w:r>
      <w:r>
        <w:t xml:space="preserve">which is used in the system-level Simulink model of System C. </w:t>
      </w:r>
    </w:p>
    <w:p w14:paraId="586068B6" w14:textId="4B34B98F" w:rsidR="000E3412" w:rsidRDefault="000E3412" w:rsidP="000E3412">
      <w:pPr>
        <w:jc w:val="center"/>
      </w:pPr>
      <w:r w:rsidRPr="000E3412">
        <w:rPr>
          <w:noProof/>
        </w:rPr>
        <w:drawing>
          <wp:inline distT="0" distB="0" distL="0" distR="0" wp14:anchorId="7E55B37E" wp14:editId="530D95B2">
            <wp:extent cx="4371975" cy="981075"/>
            <wp:effectExtent l="0" t="0" r="9525" b="9525"/>
            <wp:docPr id="9" name="Picture 9" descr="C:\Users\lifesatrip\Documents\TortoiseSVN\SD\trunk\Documents\Figures\tabl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satrip\Documents\TortoiseSVN\SD\trunk\Documents\Figures\table_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981075"/>
                    </a:xfrm>
                    <a:prstGeom prst="rect">
                      <a:avLst/>
                    </a:prstGeom>
                    <a:noFill/>
                    <a:ln>
                      <a:noFill/>
                    </a:ln>
                  </pic:spPr>
                </pic:pic>
              </a:graphicData>
            </a:graphic>
          </wp:inline>
        </w:drawing>
      </w:r>
    </w:p>
    <w:p w14:paraId="09E74E36" w14:textId="2C56A55E" w:rsidR="00C5569A" w:rsidRPr="00063817" w:rsidRDefault="00037F40" w:rsidP="00C5569A">
      <w:pPr>
        <w:jc w:val="left"/>
        <w:rPr>
          <w:i/>
        </w:rPr>
      </w:pPr>
      <w:r>
        <w:t>Figure 2</w:t>
      </w:r>
      <w:r w:rsidR="004337CE">
        <w:t>2. S</w:t>
      </w:r>
      <w:r w:rsidR="00063817">
        <w:t>calar Quantization Encoder scalar quantizes BPSK demodulator output into a 3-bit value</w:t>
      </w:r>
      <w:r w:rsidR="004337CE">
        <w:t xml:space="preserve">. This 3-bit </w:t>
      </w:r>
      <w:r w:rsidR="00063817">
        <w:t>“</w:t>
      </w:r>
      <w:r w:rsidR="004337CE">
        <w:t>soft-decision</w:t>
      </w:r>
      <w:r w:rsidR="00063817">
        <w:t>”</w:t>
      </w:r>
      <w:r w:rsidR="004337CE">
        <w:t xml:space="preserve"> output is used by the </w:t>
      </w:r>
      <w:r w:rsidR="004337CE">
        <w:rPr>
          <w:i/>
        </w:rPr>
        <w:t xml:space="preserve">Viterbi Decoder. </w:t>
      </w:r>
    </w:p>
    <w:p w14:paraId="1B32FF2E" w14:textId="77777777" w:rsidR="004D3406" w:rsidRDefault="004D3406" w:rsidP="00C5569A">
      <w:pPr>
        <w:jc w:val="left"/>
        <w:rPr>
          <w:b/>
        </w:rPr>
      </w:pPr>
    </w:p>
    <w:p w14:paraId="5EAF65F5" w14:textId="77777777" w:rsidR="00C5569A" w:rsidRDefault="00C5569A" w:rsidP="00C5569A">
      <w:pPr>
        <w:jc w:val="left"/>
        <w:rPr>
          <w:b/>
        </w:rPr>
      </w:pPr>
      <w:r>
        <w:rPr>
          <w:b/>
        </w:rPr>
        <w:t>Viterbi Decoding</w:t>
      </w:r>
    </w:p>
    <w:p w14:paraId="3FACA043" w14:textId="4D1B94A6" w:rsidR="00C17115" w:rsidRDefault="008051DE" w:rsidP="008051DE">
      <w:pPr>
        <w:jc w:val="left"/>
      </w:pPr>
      <w:r>
        <w:t xml:space="preserve">The soft-decision Viterbi decoder uses </w:t>
      </w:r>
      <w:r w:rsidR="00063817">
        <w:t>Hamming distance</w:t>
      </w:r>
      <w:r>
        <w:t xml:space="preserve"> and maximum likelihood to dec</w:t>
      </w:r>
      <w:r w:rsidR="00C17115">
        <w:t xml:space="preserve">ode the convolutional encoding. The ½ code rate convolutional code with constraint length 7 has a </w:t>
      </w:r>
      <w:r w:rsidR="00C17115" w:rsidRPr="00C17115">
        <w:rPr>
          <w:i/>
        </w:rPr>
        <w:t>free distance</w:t>
      </w:r>
      <w:r w:rsidR="00C17115">
        <w:t xml:space="preserve"> </w:t>
      </w:r>
      <w:r w:rsidR="00C17115">
        <w:rPr>
          <w:i/>
        </w:rPr>
        <w:t>d</w:t>
      </w:r>
      <w:r w:rsidR="00C17115">
        <w:rPr>
          <w:i/>
          <w:vertAlign w:val="subscript"/>
        </w:rPr>
        <w:t>f</w:t>
      </w:r>
      <w:r w:rsidR="00C17115">
        <w:rPr>
          <w:i/>
        </w:rPr>
        <w:t xml:space="preserve"> </w:t>
      </w:r>
      <w:r w:rsidR="005723C1">
        <w:t xml:space="preserve">of </w:t>
      </w:r>
      <w:r w:rsidR="00C17115">
        <w:t>10</w:t>
      </w:r>
      <w:r w:rsidR="00063817">
        <w:t xml:space="preserve"> (Sklar, 2001)</w:t>
      </w:r>
      <w:r w:rsidR="00C17115">
        <w:t xml:space="preserve">. Essentially, free distance is the minimum Hamming distance between the all-zero path and any arbitrary path that diverges and remerges with the all-zero path (Sklar, 2001). It is essentially a measure of how well a convolutional code corrects errors. </w:t>
      </w:r>
      <w:r w:rsidR="005723C1">
        <w:t xml:space="preserve">The higher the free distance, the better the convolutional code is at correcting random errors. </w:t>
      </w:r>
      <w:r w:rsidR="00C17115">
        <w:t xml:space="preserve">A Viterbi decoder can correct up to </w:t>
      </w:r>
      <w:r w:rsidR="00C17115">
        <w:rPr>
          <w:i/>
        </w:rPr>
        <w:t xml:space="preserve">t </w:t>
      </w:r>
      <w:r w:rsidR="00C17115">
        <w:t>random errors</w:t>
      </w:r>
      <w:r w:rsidR="005723C1">
        <w:t xml:space="preserve"> (Sklar, 2001)</w:t>
      </w:r>
      <w:r w:rsidR="00C17115">
        <w:t>:</w:t>
      </w:r>
    </w:p>
    <w:p w14:paraId="13A48E8C" w14:textId="06BE3464" w:rsidR="00C17115" w:rsidRPr="00037F40" w:rsidRDefault="00C17115" w:rsidP="00037F40">
      <w:pPr>
        <w:jc w:val="center"/>
      </w:pPr>
      <m:oMath>
        <m:r>
          <w:rPr>
            <w:rFonts w:ascii="Cambria Math" w:hAnsi="Cambria Math"/>
          </w:rPr>
          <m:t xml:space="preserve">t=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-1</m:t>
                </m:r>
              </m:num>
              <m:den>
                <m:r>
                  <w:rPr>
                    <w:rFonts w:ascii="Cambria Math" w:hAnsi="Cambria Math"/>
                  </w:rPr>
                  <m:t>2</m:t>
                </m:r>
              </m:den>
            </m:f>
          </m:e>
        </m:d>
      </m:oMath>
      <w:r w:rsidR="00037F40" w:rsidRPr="00037F40">
        <w:tab/>
        <w:t>(18)</w:t>
      </w:r>
    </w:p>
    <w:p w14:paraId="1ACCE95D" w14:textId="50FDA8EF" w:rsidR="005723C1" w:rsidRDefault="005723C1" w:rsidP="008051DE">
      <w:pPr>
        <w:jc w:val="left"/>
      </w:pPr>
      <w:r>
        <w:t>Hence, the ½ code rate convolutional code with constraint length 7 can correct up to 4 random errors</w:t>
      </w:r>
      <w:r w:rsidR="00063817">
        <w:t xml:space="preserve"> in a received signal</w:t>
      </w:r>
      <w:r>
        <w:t xml:space="preserve">. The upper-bounded probability of bit </w:t>
      </w:r>
      <w:r w:rsidR="00063817">
        <w:t>error for the (2, 1, 7)</w:t>
      </w:r>
      <w:r>
        <w:t xml:space="preserve"> convolutional code</w:t>
      </w:r>
      <w:r w:rsidR="00F83ACC">
        <w:t xml:space="preserve"> with BPSK and soft-decision decoding (Sklar writes ‘hard-decision decoding’; Brandon claims this is incorrect)</w:t>
      </w:r>
      <w:r>
        <w:t xml:space="preserve"> is expressed as follows:</w:t>
      </w:r>
    </w:p>
    <w:p w14:paraId="078BCC09" w14:textId="14313489" w:rsidR="00C17115" w:rsidRPr="00037F40" w:rsidRDefault="00C000C0" w:rsidP="00037F40">
      <w:pPr>
        <w:jc w:val="center"/>
        <w:rPr>
          <w:szCs w:val="22"/>
        </w:rPr>
      </w:pPr>
      <m:oMath>
        <m:sSub>
          <m:sSubPr>
            <m:ctrlPr>
              <w:rPr>
                <w:rFonts w:ascii="Cambria Math" w:hAnsi="Cambria Math"/>
                <w:i/>
                <w:sz w:val="28"/>
              </w:rPr>
            </m:ctrlPr>
          </m:sSubPr>
          <m:e>
            <m:r>
              <w:rPr>
                <w:rFonts w:ascii="Cambria Math" w:hAnsi="Cambria Math"/>
                <w:sz w:val="28"/>
              </w:rPr>
              <m:t>P</m:t>
            </m:r>
          </m:e>
          <m:sub>
            <m:r>
              <w:rPr>
                <w:rFonts w:ascii="Cambria Math" w:hAnsi="Cambria Math"/>
                <w:sz w:val="28"/>
              </w:rPr>
              <m:t>b</m:t>
            </m:r>
          </m:sub>
        </m:sSub>
        <m:r>
          <w:rPr>
            <w:rFonts w:ascii="Cambria Math" w:hAnsi="Cambria Math"/>
            <w:sz w:val="28"/>
          </w:rPr>
          <m:t xml:space="preserve">≤ </m:t>
        </m:r>
        <m:f>
          <m:fPr>
            <m:ctrlPr>
              <w:rPr>
                <w:rFonts w:ascii="Cambria Math" w:hAnsi="Cambria Math"/>
                <w:i/>
                <w:sz w:val="28"/>
              </w:rPr>
            </m:ctrlPr>
          </m:fPr>
          <m:num>
            <m:r>
              <w:rPr>
                <w:rFonts w:ascii="Cambria Math" w:hAnsi="Cambria Math"/>
                <w:sz w:val="28"/>
              </w:rPr>
              <m:t>Q</m:t>
            </m:r>
            <m:d>
              <m:dPr>
                <m:ctrlPr>
                  <w:rPr>
                    <w:rFonts w:ascii="Cambria Math" w:hAnsi="Cambria Math"/>
                    <w:i/>
                    <w:sz w:val="28"/>
                  </w:rPr>
                </m:ctrlPr>
              </m:dPr>
              <m:e>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7</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rad>
              </m:e>
            </m:d>
          </m:num>
          <m:den>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1-2</m:t>
                    </m:r>
                    <m:sSup>
                      <m:sSupPr>
                        <m:ctrlPr>
                          <w:rPr>
                            <w:rFonts w:ascii="Cambria Math" w:hAnsi="Cambria Math"/>
                            <w:i/>
                            <w:sz w:val="28"/>
                          </w:rPr>
                        </m:ctrlPr>
                      </m:sSupPr>
                      <m:e>
                        <m:r>
                          <w:rPr>
                            <w:rFonts w:ascii="Cambria Math" w:hAnsi="Cambria Math"/>
                            <w:sz w:val="28"/>
                          </w:rPr>
                          <m:t>e</m:t>
                        </m:r>
                      </m:e>
                      <m:sup>
                        <m:d>
                          <m:dPr>
                            <m:ctrlPr>
                              <w:rPr>
                                <w:rFonts w:ascii="Cambria Math" w:hAnsi="Cambria Math"/>
                                <w:i/>
                                <w:sz w:val="28"/>
                              </w:rPr>
                            </m:ctrlPr>
                          </m:dPr>
                          <m:e>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b</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den>
                            </m:f>
                          </m:e>
                        </m:d>
                      </m:sup>
                    </m:sSup>
                  </m:e>
                </m:d>
              </m:e>
              <m:sup>
                <m:r>
                  <w:rPr>
                    <w:rFonts w:ascii="Cambria Math" w:hAnsi="Cambria Math"/>
                    <w:sz w:val="28"/>
                  </w:rPr>
                  <m:t>2</m:t>
                </m:r>
              </m:sup>
            </m:sSup>
          </m:den>
        </m:f>
      </m:oMath>
      <w:r w:rsidR="00037F40">
        <w:rPr>
          <w:sz w:val="28"/>
        </w:rPr>
        <w:t xml:space="preserve"> </w:t>
      </w:r>
      <w:r w:rsidR="00037F40" w:rsidRPr="00037F40">
        <w:rPr>
          <w:szCs w:val="22"/>
        </w:rPr>
        <w:t>(19)</w:t>
      </w:r>
    </w:p>
    <w:p w14:paraId="44F8E01B" w14:textId="742FF66F" w:rsidR="008C2E6A" w:rsidRDefault="008C2E6A" w:rsidP="008051DE">
      <w:pPr>
        <w:jc w:val="left"/>
      </w:pPr>
      <w:r>
        <w:t>This upper-bounded p</w:t>
      </w:r>
      <w:r w:rsidR="00D156A9">
        <w:t>robability of bit error is related to</w:t>
      </w:r>
      <w:r>
        <w:t xml:space="preserve"> an upper-bounded coding gain (dB) expressed as follows (Sklar, 2001):</w:t>
      </w:r>
    </w:p>
    <w:p w14:paraId="0FDB5EFD" w14:textId="73A23BDF" w:rsidR="008C2E6A" w:rsidRPr="00063817" w:rsidRDefault="008C2E6A" w:rsidP="008051DE">
      <w:pPr>
        <w:jc w:val="left"/>
      </w:pPr>
      <m:oMathPara>
        <m:oMath>
          <m:r>
            <w:rPr>
              <w:rFonts w:ascii="Cambria Math" w:hAnsi="Cambria Math"/>
            </w:rPr>
            <m:t xml:space="preserve">coding gain ≤10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f</m:t>
                      </m:r>
                    </m:sub>
                  </m:sSub>
                </m:e>
              </m:d>
            </m:e>
          </m:func>
          <m:r>
            <w:rPr>
              <w:rFonts w:ascii="Cambria Math" w:hAnsi="Cambria Math"/>
            </w:rPr>
            <m:t>≅7 dB</m:t>
          </m:r>
        </m:oMath>
      </m:oMathPara>
    </w:p>
    <w:p w14:paraId="0C8F2D81" w14:textId="218100E7" w:rsidR="00063817" w:rsidRPr="00063817" w:rsidRDefault="00063817" w:rsidP="00063817">
      <w:pPr>
        <w:jc w:val="center"/>
      </w:pPr>
    </w:p>
    <w:p w14:paraId="3093264D" w14:textId="4C4975C9" w:rsidR="008C2E6A" w:rsidRDefault="008C2E6A" w:rsidP="008051DE">
      <w:pPr>
        <w:jc w:val="left"/>
      </w:pPr>
      <w:r>
        <w:lastRenderedPageBreak/>
        <w:t xml:space="preserve">where the code rate </w:t>
      </w:r>
      <w:r>
        <w:rPr>
          <w:i/>
        </w:rPr>
        <w:t>r</w:t>
      </w:r>
      <w:r>
        <w:t xml:space="preserve"> is:</w:t>
      </w:r>
    </w:p>
    <w:p w14:paraId="43A214D5" w14:textId="06BD8C2B" w:rsidR="008C2E6A" w:rsidRPr="008C2E6A" w:rsidRDefault="008C2E6A" w:rsidP="001E6024">
      <w:pPr>
        <w:jc w:val="center"/>
      </w:pPr>
      <m:oMathPara>
        <m:oMath>
          <m:r>
            <w:rPr>
              <w:rFonts w:ascii="Cambria Math" w:hAnsi="Cambria Math"/>
            </w:rPr>
            <m:t xml:space="preserve">r= </m:t>
          </m:r>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0CA02AE" w14:textId="07CF67FE" w:rsidR="00CC798A" w:rsidRDefault="00CC798A" w:rsidP="008051DE">
      <w:pPr>
        <w:jc w:val="left"/>
      </w:pPr>
      <w:r>
        <w:t xml:space="preserve">The result of the coding gain inequality means that </w:t>
      </w:r>
      <w:r w:rsidR="00D156A9">
        <w:t xml:space="preserve">BPSK with </w:t>
      </w:r>
      <w:r>
        <w:t>soft-decision Viterbi decoding (</w:t>
      </w:r>
      <w:r w:rsidR="00C94E50">
        <w:t>‘</w:t>
      </w:r>
      <w:r>
        <w:t>2,1,7</w:t>
      </w:r>
      <w:r w:rsidR="00C94E50">
        <w:t>’</w:t>
      </w:r>
      <w:r>
        <w:t xml:space="preserve"> code, ½ code rate, constraint length 7) </w:t>
      </w:r>
      <w:r w:rsidR="00D156A9">
        <w:t xml:space="preserve">offers at most 7 dB of coding gain compared to un-coded BPSK. </w:t>
      </w:r>
    </w:p>
    <w:p w14:paraId="487845A8" w14:textId="70B642F1" w:rsidR="004D3406" w:rsidRPr="004D3406" w:rsidRDefault="009862DC" w:rsidP="008051DE">
      <w:pPr>
        <w:jc w:val="left"/>
      </w:pPr>
      <w:r>
        <w:t xml:space="preserve">The </w:t>
      </w:r>
      <w:r>
        <w:rPr>
          <w:i/>
        </w:rPr>
        <w:t xml:space="preserve">Viterbi Decoder </w:t>
      </w:r>
      <w:r>
        <w:t xml:space="preserve">uses a </w:t>
      </w:r>
      <w:r>
        <w:rPr>
          <w:i/>
        </w:rPr>
        <w:t xml:space="preserve">traceback length </w:t>
      </w:r>
      <w:r>
        <w:t xml:space="preserve">of </w:t>
      </w:r>
      <w:r w:rsidR="004D3406">
        <w:t xml:space="preserve">48, which is within the recommended range for a convolutional code with constraint length </w:t>
      </w:r>
      <w:r w:rsidR="004D3406">
        <w:rPr>
          <w:i/>
        </w:rPr>
        <w:t xml:space="preserve">K </w:t>
      </w:r>
      <w:r w:rsidR="004D3406">
        <w:t xml:space="preserve">= 7 (Sklar, 2001). The traceback length is a metric for path memory since the convolutional code depends on both currently inputted data and recently inputted data. </w:t>
      </w:r>
    </w:p>
    <w:p w14:paraId="6F67657B" w14:textId="77777777" w:rsidR="007E5B57" w:rsidRDefault="007E5B57" w:rsidP="008051DE">
      <w:pPr>
        <w:jc w:val="left"/>
        <w:rPr>
          <w:b/>
        </w:rPr>
      </w:pPr>
    </w:p>
    <w:p w14:paraId="5C05B495" w14:textId="0C2EAC8A" w:rsidR="00EE02D5" w:rsidRDefault="006729E6" w:rsidP="008051DE">
      <w:pPr>
        <w:jc w:val="left"/>
        <w:rPr>
          <w:b/>
        </w:rPr>
      </w:pPr>
      <w:r>
        <w:rPr>
          <w:b/>
        </w:rPr>
        <w:t>Simulation Results</w:t>
      </w:r>
    </w:p>
    <w:p w14:paraId="48BFA28E" w14:textId="71B36EC4" w:rsidR="00C3274D" w:rsidRDefault="00C3274D" w:rsidP="008051DE">
      <w:pPr>
        <w:jc w:val="left"/>
      </w:pPr>
      <w:r>
        <w:t xml:space="preserve">One of the main goals of this senior design project is to implement BPSK modulation with soft-decision Viterbi decoding via both computer simulation (Simulink) and hardware implementation (FPGA). From the computer simulation models, we are able to determine if the </w:t>
      </w:r>
      <w:r w:rsidR="006731AD">
        <w:t xml:space="preserve">observed </w:t>
      </w:r>
      <w:r>
        <w:t>BE</w:t>
      </w:r>
      <w:r w:rsidR="006B13E5">
        <w:t>R performance results correlate</w:t>
      </w:r>
      <w:r>
        <w:t xml:space="preserve"> with theory. If the results do compare with theory, the next goal would be to implement the models in FPGA hardware. The overall objective would be to assess the power consumption savings when using BPSK modulation with soft-decision Viter</w:t>
      </w:r>
      <w:r w:rsidR="00853854">
        <w:t>bi deco</w:t>
      </w:r>
      <w:r w:rsidR="0040619C">
        <w:t xml:space="preserve">ding versus just BFSK </w:t>
      </w:r>
      <w:r w:rsidR="006B13E5">
        <w:t xml:space="preserve">(Bell 202) </w:t>
      </w:r>
      <w:r w:rsidR="0040619C">
        <w:t xml:space="preserve">modulation or BPSK modulation. </w:t>
      </w:r>
    </w:p>
    <w:p w14:paraId="5F5B26FB" w14:textId="625195E0" w:rsidR="0040619C" w:rsidRDefault="0040619C" w:rsidP="008051DE">
      <w:pPr>
        <w:jc w:val="left"/>
      </w:pPr>
      <w:r>
        <w:t>The following graph</w:t>
      </w:r>
      <w:r w:rsidR="006B13E5">
        <w:t xml:space="preserve"> (Figure 43)</w:t>
      </w:r>
      <w:r>
        <w:t xml:space="preserve"> shows the BER performances for several targeted amateur satellite telemetry communication schemes. The graph shows that there is approximately a 6 dB improvement to the perceived SNR when using BPSK instead of BFSK. The results of simulation for BPSK with soft-decision Viterbi decoding </w:t>
      </w:r>
      <w:r w:rsidR="006731AD">
        <w:t xml:space="preserve">provides a maximum of </w:t>
      </w:r>
      <w:r w:rsidR="00CD438A">
        <w:t xml:space="preserve">7 dB coding gain when compared to un-coded BPSK. This result matches with the theoretical </w:t>
      </w:r>
      <w:r w:rsidR="006731AD">
        <w:t>coding gain</w:t>
      </w:r>
      <w:r w:rsidR="00CD438A">
        <w:t xml:space="preserve"> inequality provided in the previous section. </w:t>
      </w:r>
      <w:r w:rsidR="006731AD">
        <w:t xml:space="preserve">Additionally, </w:t>
      </w:r>
      <w:r w:rsidR="00CD438A">
        <w:t xml:space="preserve">there is approximately 2 dB </w:t>
      </w:r>
      <w:r w:rsidR="006731AD">
        <w:t xml:space="preserve">of </w:t>
      </w:r>
      <w:r w:rsidR="00CD438A">
        <w:t xml:space="preserve">coding gain when using soft-decision </w:t>
      </w:r>
      <w:r w:rsidR="006731AD">
        <w:t xml:space="preserve">Viterbi </w:t>
      </w:r>
      <w:r w:rsidR="00CD438A">
        <w:t xml:space="preserve">decoding instead of hard-decision </w:t>
      </w:r>
      <w:r w:rsidR="006731AD">
        <w:t xml:space="preserve">Viterbi </w:t>
      </w:r>
      <w:r w:rsidR="00CD438A">
        <w:t>decoding</w:t>
      </w:r>
      <w:r w:rsidR="006B13E5">
        <w:t xml:space="preserve"> (Viswanathan, 2013</w:t>
      </w:r>
      <w:r w:rsidR="00CD438A">
        <w:t>). The curve for BPSK with hard-decision Viter</w:t>
      </w:r>
      <w:r w:rsidR="006731AD">
        <w:t>bi decoding satisfies this fact by performing 2 dB worse than soft-decision Viterbi decoding.</w:t>
      </w:r>
    </w:p>
    <w:p w14:paraId="654908CA" w14:textId="4CB4B2D5" w:rsidR="00CD438A" w:rsidRPr="00CF6E47" w:rsidRDefault="00CD438A" w:rsidP="008051DE">
      <w:pPr>
        <w:jc w:val="left"/>
      </w:pPr>
      <w:r>
        <w:t>These BER performance results serve as the basis for determining how much power consumption is reduced by opting to use BPSK with soft</w:t>
      </w:r>
      <w:r w:rsidR="00FD3B81">
        <w:t xml:space="preserve">-decision Viterbi decoding instead of just BFSK (Bell 202) or BPSK in amateur radio satellite telemetry communications. Namely, these results provide a basis for a </w:t>
      </w:r>
      <w:r w:rsidR="00FD3B81">
        <w:rPr>
          <w:i/>
        </w:rPr>
        <w:t>budget link analysis</w:t>
      </w:r>
      <w:r w:rsidR="00FD3B81">
        <w:t xml:space="preserve">, which is a procedure used to assess the overall power budget of a digital communication system. Obviously, in our case the digital communication system is an amateur satellite communications over AWGN. </w:t>
      </w:r>
      <w:r w:rsidR="006B13E5">
        <w:t>Moreover, it is important to determine the optimal balance point where we benefit from</w:t>
      </w:r>
      <w:r w:rsidR="00CF6E47">
        <w:t xml:space="preserve"> a generous amount of coding gain while achieving lower SNR than with un-coded BFSK or BPSK. That is, BPSK with soft-decision Viterbi decoding achieves 5.8 dB of coding gain at 11.3 E</w:t>
      </w:r>
      <w:r w:rsidR="00CF6E47">
        <w:rPr>
          <w:vertAlign w:val="subscript"/>
        </w:rPr>
        <w:t>b</w:t>
      </w:r>
      <w:r w:rsidR="00CF6E47">
        <w:t>/N</w:t>
      </w:r>
      <w:r w:rsidR="00CF6E47">
        <w:rPr>
          <w:vertAlign w:val="subscript"/>
        </w:rPr>
        <w:t xml:space="preserve">0 </w:t>
      </w:r>
      <w:r w:rsidR="00CF6E47">
        <w:t xml:space="preserve">versus un-coded BPSK. Our job would then be to determine if a higher coding gain (upper-bounded to 7 dB reaching out to infinite SNR) is worth achieving at the expense of high power consumption.  </w:t>
      </w:r>
    </w:p>
    <w:p w14:paraId="253BD4CC" w14:textId="1B3C7FD9" w:rsidR="001E6024" w:rsidRDefault="00E64356" w:rsidP="008051DE">
      <w:pPr>
        <w:jc w:val="left"/>
        <w:rPr>
          <w:b/>
        </w:rPr>
      </w:pPr>
      <w:r w:rsidRPr="00E64356">
        <w:rPr>
          <w:b/>
          <w:noProof/>
        </w:rPr>
        <w:lastRenderedPageBreak/>
        <w:drawing>
          <wp:inline distT="0" distB="0" distL="0" distR="0" wp14:anchorId="7B017215" wp14:editId="41D84437">
            <wp:extent cx="6086475" cy="497205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0208BC" w14:textId="61EA4349" w:rsidR="00141FD7" w:rsidRDefault="00037F40" w:rsidP="008051DE">
      <w:pPr>
        <w:jc w:val="left"/>
      </w:pPr>
      <w:r>
        <w:t>Figure 2</w:t>
      </w:r>
      <w:r w:rsidR="006B13E5">
        <w:t>3. BER performance for several amateur satellite telemetry communications schemes over AWGN.</w:t>
      </w:r>
    </w:p>
    <w:p w14:paraId="08CAA5FB" w14:textId="0E22DD2A" w:rsidR="00540A55" w:rsidRDefault="006731AD" w:rsidP="008051DE">
      <w:pPr>
        <w:jc w:val="left"/>
        <w:rPr>
          <w:b/>
        </w:rPr>
      </w:pPr>
      <w:r>
        <w:rPr>
          <w:b/>
        </w:rPr>
        <w:t>Budget Link Analysis (1200 b/sec BFSK)</w:t>
      </w:r>
    </w:p>
    <w:p w14:paraId="079B5C83" w14:textId="0E22DD2A" w:rsidR="00540A55" w:rsidRDefault="006731AD" w:rsidP="006731AD">
      <w:pPr>
        <w:jc w:val="left"/>
        <w:rPr>
          <w:b/>
        </w:rPr>
      </w:pPr>
      <w:r>
        <w:rPr>
          <w:b/>
        </w:rPr>
        <w:t>Budget Link Analysis (1200 b/sec BPSK)</w:t>
      </w:r>
    </w:p>
    <w:p w14:paraId="378D1AB9" w14:textId="6444637B" w:rsidR="006731AD" w:rsidRDefault="006731AD" w:rsidP="006731AD">
      <w:pPr>
        <w:jc w:val="left"/>
        <w:rPr>
          <w:b/>
        </w:rPr>
      </w:pPr>
      <w:r>
        <w:rPr>
          <w:b/>
        </w:rPr>
        <w:t>Budget Link Analysis (1200 b/sec BPSK with hard-decision Viterbi decoding)</w:t>
      </w:r>
    </w:p>
    <w:p w14:paraId="3B470127" w14:textId="2EA962D1" w:rsidR="006731AD" w:rsidRDefault="006731AD" w:rsidP="006731AD">
      <w:pPr>
        <w:jc w:val="left"/>
        <w:rPr>
          <w:b/>
        </w:rPr>
      </w:pPr>
      <w:r>
        <w:rPr>
          <w:b/>
        </w:rPr>
        <w:t>Budget Link Analysis (1200 b/sec BFSK with soft-decision Viterbi decoding)</w:t>
      </w:r>
    </w:p>
    <w:p w14:paraId="1037D42E" w14:textId="77777777" w:rsidR="006731AD" w:rsidRPr="006731AD" w:rsidRDefault="006731AD" w:rsidP="008051DE">
      <w:pPr>
        <w:jc w:val="left"/>
        <w:rPr>
          <w:b/>
        </w:rPr>
      </w:pPr>
    </w:p>
    <w:p w14:paraId="2EAB35A7" w14:textId="3943D592" w:rsidR="008051DE" w:rsidRDefault="008051DE" w:rsidP="008051DE">
      <w:pPr>
        <w:pStyle w:val="Heading2"/>
        <w:numPr>
          <w:ilvl w:val="1"/>
          <w:numId w:val="27"/>
        </w:numPr>
        <w:textAlignment w:val="auto"/>
      </w:pPr>
      <w:bookmarkStart w:id="41" w:name="_Toc379111489"/>
      <w:r>
        <w:t xml:space="preserve">Hardware Implementation using ISE </w:t>
      </w:r>
      <w:r w:rsidR="00644133">
        <w:t>Project</w:t>
      </w:r>
      <w:r>
        <w:t xml:space="preserve"> </w:t>
      </w:r>
      <w:r w:rsidR="00644133">
        <w:t>Navigator</w:t>
      </w:r>
      <w:bookmarkEnd w:id="41"/>
    </w:p>
    <w:p w14:paraId="0DC02C1C" w14:textId="77777777" w:rsidR="009F5BF9" w:rsidRDefault="009F5BF9" w:rsidP="009F5BF9">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w:t>
      </w:r>
      <w:r>
        <w:lastRenderedPageBreak/>
        <w:t xml:space="preserve">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068E6E5" w14:textId="77777777" w:rsidR="009F5BF9" w:rsidRDefault="009F5BF9" w:rsidP="009F5BF9">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03B9E62E" w14:textId="77777777" w:rsidR="009F5BF9" w:rsidRPr="009F5BF9" w:rsidRDefault="009F5BF9" w:rsidP="009F5BF9"/>
    <w:p w14:paraId="79361763" w14:textId="77777777" w:rsidR="008051DE" w:rsidRDefault="008051DE" w:rsidP="008051DE">
      <w:pPr>
        <w:pStyle w:val="Heading1"/>
        <w:numPr>
          <w:ilvl w:val="0"/>
          <w:numId w:val="27"/>
        </w:numPr>
        <w:textAlignment w:val="auto"/>
      </w:pPr>
      <w:bookmarkStart w:id="42" w:name="_Ref49498656"/>
      <w:bookmarkStart w:id="43" w:name="_Ref49480367"/>
      <w:bookmarkStart w:id="44" w:name="_Toc379111490"/>
      <w:r>
        <w:t>EVALUATION</w:t>
      </w:r>
      <w:bookmarkEnd w:id="42"/>
      <w:bookmarkEnd w:id="43"/>
      <w:r>
        <w:t xml:space="preserve"> (Brandon)</w:t>
      </w:r>
      <w:bookmarkEnd w:id="44"/>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45" w:name="_Ref49480917"/>
      <w:bookmarkStart w:id="46" w:name="_Toc379111491"/>
      <w:r>
        <w:t>SUMMARY AND FUTURE WORK</w:t>
      </w:r>
      <w:bookmarkEnd w:id="45"/>
      <w:bookmarkEnd w:id="46"/>
    </w:p>
    <w:p w14:paraId="72CF7A43" w14:textId="77777777" w:rsidR="008051DE" w:rsidRDefault="008051DE" w:rsidP="008051DE">
      <w:pPr>
        <w:pStyle w:val="Heading1"/>
        <w:numPr>
          <w:ilvl w:val="0"/>
          <w:numId w:val="27"/>
        </w:numPr>
        <w:textAlignment w:val="auto"/>
      </w:pPr>
      <w:bookmarkStart w:id="47" w:name="_Ref49480973"/>
      <w:bookmarkStart w:id="48" w:name="_Toc379111492"/>
      <w:r>
        <w:t>ACKNOWLEDGEMENTS</w:t>
      </w:r>
      <w:bookmarkEnd w:id="47"/>
      <w:bookmarkEnd w:id="48"/>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49" w:name="_Ref49481035"/>
      <w:bookmarkStart w:id="50" w:name="_Toc379111493"/>
      <w:r>
        <w:t>REFERENCES</w:t>
      </w:r>
      <w:bookmarkEnd w:id="49"/>
      <w:bookmarkEnd w:id="50"/>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33"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34"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35"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36"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37"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38"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1" w:name="_Ref49481101"/>
      <w:r>
        <w:lastRenderedPageBreak/>
        <w:t>Product SPECIFICATION</w:t>
      </w:r>
      <w:bookmarkEnd w:id="51"/>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2" w:name="_Ref49481190"/>
      <w:r>
        <w:lastRenderedPageBreak/>
        <w:t>SOME INTERESTING RELEVANT DERIVATION</w:t>
      </w:r>
      <w:bookmarkEnd w:id="52"/>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DF79B5" w14:textId="77777777" w:rsidR="00AF6C88" w:rsidRDefault="00AF6C88">
      <w:pPr>
        <w:spacing w:after="0"/>
      </w:pPr>
      <w:r>
        <w:separator/>
      </w:r>
    </w:p>
  </w:endnote>
  <w:endnote w:type="continuationSeparator" w:id="0">
    <w:p w14:paraId="7741FC35" w14:textId="77777777" w:rsidR="00AF6C88" w:rsidRDefault="00AF6C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C000C0" w:rsidRDefault="00C000C0">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447473" w14:textId="77777777" w:rsidR="00AF6C88" w:rsidRDefault="00AF6C88">
      <w:pPr>
        <w:spacing w:after="0"/>
      </w:pPr>
      <w:r>
        <w:separator/>
      </w:r>
    </w:p>
  </w:footnote>
  <w:footnote w:type="continuationSeparator" w:id="0">
    <w:p w14:paraId="3D5908B1" w14:textId="77777777" w:rsidR="00AF6C88" w:rsidRDefault="00AF6C8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C000C0" w:rsidRDefault="00C000C0">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ED3AF3">
      <w:rPr>
        <w:rStyle w:val="PageNumber"/>
        <w:noProof/>
      </w:rPr>
      <w:t>36</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ED3AF3">
      <w:rPr>
        <w:rStyle w:val="PageNumber"/>
        <w:noProof/>
      </w:rPr>
      <w:t>36</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830A42"/>
    <w:multiLevelType w:val="hybridMultilevel"/>
    <w:tmpl w:val="6EFE70A2"/>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8">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9">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4">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5">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6">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7">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8">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6"/>
  </w:num>
  <w:num w:numId="4">
    <w:abstractNumId w:val="15"/>
  </w:num>
  <w:num w:numId="5">
    <w:abstractNumId w:val="8"/>
  </w:num>
  <w:num w:numId="6">
    <w:abstractNumId w:val="14"/>
  </w:num>
  <w:num w:numId="7">
    <w:abstractNumId w:val="5"/>
  </w:num>
  <w:num w:numId="8">
    <w:abstractNumId w:val="17"/>
  </w:num>
  <w:num w:numId="9">
    <w:abstractNumId w:val="3"/>
  </w:num>
  <w:num w:numId="10">
    <w:abstractNumId w:val="1"/>
  </w:num>
  <w:num w:numId="11">
    <w:abstractNumId w:val="19"/>
  </w:num>
  <w:num w:numId="12">
    <w:abstractNumId w:val="10"/>
  </w:num>
  <w:num w:numId="13">
    <w:abstractNumId w:val="18"/>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13"/>
  </w:num>
  <w:num w:numId="22">
    <w:abstractNumId w:val="6"/>
  </w:num>
  <w:num w:numId="23">
    <w:abstractNumId w:val="2"/>
  </w:num>
  <w:num w:numId="24">
    <w:abstractNumId w:val="11"/>
  </w:num>
  <w:num w:numId="25">
    <w:abstractNumId w:val="12"/>
  </w:num>
  <w:num w:numId="26">
    <w:abstractNumId w:val="9"/>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099F"/>
    <w:rsid w:val="00001471"/>
    <w:rsid w:val="00006363"/>
    <w:rsid w:val="00016EC9"/>
    <w:rsid w:val="00020FC9"/>
    <w:rsid w:val="00024597"/>
    <w:rsid w:val="00037F40"/>
    <w:rsid w:val="00044D73"/>
    <w:rsid w:val="00050B7E"/>
    <w:rsid w:val="00051F14"/>
    <w:rsid w:val="000576C9"/>
    <w:rsid w:val="00063817"/>
    <w:rsid w:val="00064337"/>
    <w:rsid w:val="00074371"/>
    <w:rsid w:val="0007505A"/>
    <w:rsid w:val="00082A08"/>
    <w:rsid w:val="00082F50"/>
    <w:rsid w:val="000857C8"/>
    <w:rsid w:val="00090A27"/>
    <w:rsid w:val="00092305"/>
    <w:rsid w:val="00093542"/>
    <w:rsid w:val="0009452B"/>
    <w:rsid w:val="000A392D"/>
    <w:rsid w:val="000A4E5B"/>
    <w:rsid w:val="000A78F4"/>
    <w:rsid w:val="000B72D0"/>
    <w:rsid w:val="000C155F"/>
    <w:rsid w:val="000C41F9"/>
    <w:rsid w:val="000C4E45"/>
    <w:rsid w:val="000C7471"/>
    <w:rsid w:val="000C7686"/>
    <w:rsid w:val="000D3CC7"/>
    <w:rsid w:val="000E05DC"/>
    <w:rsid w:val="000E3412"/>
    <w:rsid w:val="000F0E8C"/>
    <w:rsid w:val="00124CF5"/>
    <w:rsid w:val="001266D6"/>
    <w:rsid w:val="0013242A"/>
    <w:rsid w:val="00136114"/>
    <w:rsid w:val="00137AA5"/>
    <w:rsid w:val="00141FD7"/>
    <w:rsid w:val="0014380E"/>
    <w:rsid w:val="00144097"/>
    <w:rsid w:val="001458FD"/>
    <w:rsid w:val="00156363"/>
    <w:rsid w:val="00157623"/>
    <w:rsid w:val="00162C30"/>
    <w:rsid w:val="0018299E"/>
    <w:rsid w:val="00185F06"/>
    <w:rsid w:val="001936B7"/>
    <w:rsid w:val="001A021E"/>
    <w:rsid w:val="001A1E90"/>
    <w:rsid w:val="001A3F55"/>
    <w:rsid w:val="001B3661"/>
    <w:rsid w:val="001B4A67"/>
    <w:rsid w:val="001B5CC6"/>
    <w:rsid w:val="001C0205"/>
    <w:rsid w:val="001C2364"/>
    <w:rsid w:val="001D06B7"/>
    <w:rsid w:val="001D17B5"/>
    <w:rsid w:val="001D7B5E"/>
    <w:rsid w:val="001E4BCB"/>
    <w:rsid w:val="001E6024"/>
    <w:rsid w:val="001F1292"/>
    <w:rsid w:val="00201986"/>
    <w:rsid w:val="00205891"/>
    <w:rsid w:val="002079EF"/>
    <w:rsid w:val="00220E1B"/>
    <w:rsid w:val="00224E6B"/>
    <w:rsid w:val="00240CA9"/>
    <w:rsid w:val="00240F7C"/>
    <w:rsid w:val="00241EA7"/>
    <w:rsid w:val="0024245D"/>
    <w:rsid w:val="0024449B"/>
    <w:rsid w:val="002510E5"/>
    <w:rsid w:val="0025216A"/>
    <w:rsid w:val="00252F3C"/>
    <w:rsid w:val="00262DF9"/>
    <w:rsid w:val="002701E9"/>
    <w:rsid w:val="002904A3"/>
    <w:rsid w:val="00291889"/>
    <w:rsid w:val="0029427A"/>
    <w:rsid w:val="002A0300"/>
    <w:rsid w:val="002A1AC9"/>
    <w:rsid w:val="002A3D84"/>
    <w:rsid w:val="002A7309"/>
    <w:rsid w:val="002A7A26"/>
    <w:rsid w:val="002B09CD"/>
    <w:rsid w:val="002B0EF9"/>
    <w:rsid w:val="002B6E7B"/>
    <w:rsid w:val="002C3C47"/>
    <w:rsid w:val="002C5645"/>
    <w:rsid w:val="002D27E6"/>
    <w:rsid w:val="002E0037"/>
    <w:rsid w:val="002E3463"/>
    <w:rsid w:val="002F1919"/>
    <w:rsid w:val="002F3EE6"/>
    <w:rsid w:val="002F633E"/>
    <w:rsid w:val="002F75DE"/>
    <w:rsid w:val="00301D2E"/>
    <w:rsid w:val="00302EF3"/>
    <w:rsid w:val="00303620"/>
    <w:rsid w:val="0030499E"/>
    <w:rsid w:val="00304A3A"/>
    <w:rsid w:val="00306D98"/>
    <w:rsid w:val="0031123D"/>
    <w:rsid w:val="003217B2"/>
    <w:rsid w:val="00332660"/>
    <w:rsid w:val="003350E0"/>
    <w:rsid w:val="00346680"/>
    <w:rsid w:val="00347FC2"/>
    <w:rsid w:val="00350604"/>
    <w:rsid w:val="00352026"/>
    <w:rsid w:val="00361257"/>
    <w:rsid w:val="003618DD"/>
    <w:rsid w:val="00366EC8"/>
    <w:rsid w:val="00366F6D"/>
    <w:rsid w:val="00367487"/>
    <w:rsid w:val="00371E1D"/>
    <w:rsid w:val="003774C0"/>
    <w:rsid w:val="00381394"/>
    <w:rsid w:val="003867BD"/>
    <w:rsid w:val="00390C8B"/>
    <w:rsid w:val="003A69F3"/>
    <w:rsid w:val="003B02D9"/>
    <w:rsid w:val="003B1565"/>
    <w:rsid w:val="003B17E8"/>
    <w:rsid w:val="003C160C"/>
    <w:rsid w:val="003C7142"/>
    <w:rsid w:val="003D4933"/>
    <w:rsid w:val="003E5CEE"/>
    <w:rsid w:val="003E5DDA"/>
    <w:rsid w:val="003F19F1"/>
    <w:rsid w:val="003F27CF"/>
    <w:rsid w:val="003F2FA7"/>
    <w:rsid w:val="003F55EA"/>
    <w:rsid w:val="004006EE"/>
    <w:rsid w:val="004043B0"/>
    <w:rsid w:val="0040619C"/>
    <w:rsid w:val="0042327E"/>
    <w:rsid w:val="004238E5"/>
    <w:rsid w:val="00426CD5"/>
    <w:rsid w:val="004337CE"/>
    <w:rsid w:val="00437BB7"/>
    <w:rsid w:val="004400C1"/>
    <w:rsid w:val="0044049E"/>
    <w:rsid w:val="00446C13"/>
    <w:rsid w:val="00452EBC"/>
    <w:rsid w:val="00466E5A"/>
    <w:rsid w:val="00467BA5"/>
    <w:rsid w:val="004A4D10"/>
    <w:rsid w:val="004B7DEF"/>
    <w:rsid w:val="004D3406"/>
    <w:rsid w:val="004D3CBC"/>
    <w:rsid w:val="004D7A0F"/>
    <w:rsid w:val="004D7A5F"/>
    <w:rsid w:val="004F626F"/>
    <w:rsid w:val="00500047"/>
    <w:rsid w:val="00506495"/>
    <w:rsid w:val="0050654A"/>
    <w:rsid w:val="00517ED2"/>
    <w:rsid w:val="0052465E"/>
    <w:rsid w:val="00526218"/>
    <w:rsid w:val="00531238"/>
    <w:rsid w:val="00540A55"/>
    <w:rsid w:val="00543541"/>
    <w:rsid w:val="005723C1"/>
    <w:rsid w:val="00587371"/>
    <w:rsid w:val="005A0B97"/>
    <w:rsid w:val="005A1064"/>
    <w:rsid w:val="005A38B2"/>
    <w:rsid w:val="005A414B"/>
    <w:rsid w:val="005B21A8"/>
    <w:rsid w:val="005B5446"/>
    <w:rsid w:val="005B5CDD"/>
    <w:rsid w:val="005C000B"/>
    <w:rsid w:val="005C4C2D"/>
    <w:rsid w:val="005D4658"/>
    <w:rsid w:val="005D6A81"/>
    <w:rsid w:val="005E19AD"/>
    <w:rsid w:val="005E6154"/>
    <w:rsid w:val="005F0D4A"/>
    <w:rsid w:val="005F2ABB"/>
    <w:rsid w:val="006001E5"/>
    <w:rsid w:val="006026D0"/>
    <w:rsid w:val="00607802"/>
    <w:rsid w:val="00612645"/>
    <w:rsid w:val="00615DD8"/>
    <w:rsid w:val="00616BF8"/>
    <w:rsid w:val="00620DA6"/>
    <w:rsid w:val="00621C7F"/>
    <w:rsid w:val="0062342C"/>
    <w:rsid w:val="006302B5"/>
    <w:rsid w:val="00636639"/>
    <w:rsid w:val="00636FF4"/>
    <w:rsid w:val="00640388"/>
    <w:rsid w:val="0064216E"/>
    <w:rsid w:val="00644133"/>
    <w:rsid w:val="00654534"/>
    <w:rsid w:val="00667450"/>
    <w:rsid w:val="006675D7"/>
    <w:rsid w:val="006729E6"/>
    <w:rsid w:val="00672FF1"/>
    <w:rsid w:val="006731AD"/>
    <w:rsid w:val="00681C0E"/>
    <w:rsid w:val="0068514C"/>
    <w:rsid w:val="00685B7C"/>
    <w:rsid w:val="006A3001"/>
    <w:rsid w:val="006B115A"/>
    <w:rsid w:val="006B13E5"/>
    <w:rsid w:val="006B3F0A"/>
    <w:rsid w:val="006C5969"/>
    <w:rsid w:val="006C6E64"/>
    <w:rsid w:val="006C7D27"/>
    <w:rsid w:val="006D3D9C"/>
    <w:rsid w:val="006E28A5"/>
    <w:rsid w:val="006F0609"/>
    <w:rsid w:val="00705921"/>
    <w:rsid w:val="00723AB3"/>
    <w:rsid w:val="00725636"/>
    <w:rsid w:val="0072645E"/>
    <w:rsid w:val="0073611F"/>
    <w:rsid w:val="00740FA6"/>
    <w:rsid w:val="00753375"/>
    <w:rsid w:val="00760D95"/>
    <w:rsid w:val="00761820"/>
    <w:rsid w:val="007667C3"/>
    <w:rsid w:val="007730E4"/>
    <w:rsid w:val="00777E83"/>
    <w:rsid w:val="00787421"/>
    <w:rsid w:val="00787BBA"/>
    <w:rsid w:val="0079146E"/>
    <w:rsid w:val="007945D4"/>
    <w:rsid w:val="007B4A6D"/>
    <w:rsid w:val="007C6DEA"/>
    <w:rsid w:val="007D07DF"/>
    <w:rsid w:val="007D1598"/>
    <w:rsid w:val="007D40E1"/>
    <w:rsid w:val="007E5B57"/>
    <w:rsid w:val="007F4A7F"/>
    <w:rsid w:val="00800454"/>
    <w:rsid w:val="0080355D"/>
    <w:rsid w:val="00804514"/>
    <w:rsid w:val="00804F82"/>
    <w:rsid w:val="008051DE"/>
    <w:rsid w:val="0080770C"/>
    <w:rsid w:val="00810278"/>
    <w:rsid w:val="00812ECD"/>
    <w:rsid w:val="008158DA"/>
    <w:rsid w:val="0081728E"/>
    <w:rsid w:val="00820F63"/>
    <w:rsid w:val="008334A5"/>
    <w:rsid w:val="00842A27"/>
    <w:rsid w:val="00844496"/>
    <w:rsid w:val="00845BC9"/>
    <w:rsid w:val="00851FE5"/>
    <w:rsid w:val="00853854"/>
    <w:rsid w:val="00857915"/>
    <w:rsid w:val="00860951"/>
    <w:rsid w:val="008618C2"/>
    <w:rsid w:val="00862732"/>
    <w:rsid w:val="00862C32"/>
    <w:rsid w:val="00867C62"/>
    <w:rsid w:val="00874210"/>
    <w:rsid w:val="008836D3"/>
    <w:rsid w:val="00883BFF"/>
    <w:rsid w:val="00884F48"/>
    <w:rsid w:val="00887514"/>
    <w:rsid w:val="00890261"/>
    <w:rsid w:val="00891FA7"/>
    <w:rsid w:val="008A1368"/>
    <w:rsid w:val="008B7AA6"/>
    <w:rsid w:val="008C19A3"/>
    <w:rsid w:val="008C2E6A"/>
    <w:rsid w:val="008C4C30"/>
    <w:rsid w:val="008E200B"/>
    <w:rsid w:val="008E2F36"/>
    <w:rsid w:val="008E6CB8"/>
    <w:rsid w:val="008F177A"/>
    <w:rsid w:val="00902549"/>
    <w:rsid w:val="00910268"/>
    <w:rsid w:val="00921E0D"/>
    <w:rsid w:val="0092625F"/>
    <w:rsid w:val="009264A2"/>
    <w:rsid w:val="00945C32"/>
    <w:rsid w:val="009534CA"/>
    <w:rsid w:val="0095590D"/>
    <w:rsid w:val="00956C4A"/>
    <w:rsid w:val="00966DDC"/>
    <w:rsid w:val="00966FF7"/>
    <w:rsid w:val="00967EC2"/>
    <w:rsid w:val="00974B4B"/>
    <w:rsid w:val="00974BC4"/>
    <w:rsid w:val="00974CE0"/>
    <w:rsid w:val="00984033"/>
    <w:rsid w:val="00984A8D"/>
    <w:rsid w:val="009862DC"/>
    <w:rsid w:val="009A248A"/>
    <w:rsid w:val="009A7A99"/>
    <w:rsid w:val="009B0636"/>
    <w:rsid w:val="009C29A9"/>
    <w:rsid w:val="009C4FCA"/>
    <w:rsid w:val="009C6E4D"/>
    <w:rsid w:val="009D22C1"/>
    <w:rsid w:val="009D7488"/>
    <w:rsid w:val="009E0F87"/>
    <w:rsid w:val="009E5A52"/>
    <w:rsid w:val="009E6118"/>
    <w:rsid w:val="009E6391"/>
    <w:rsid w:val="009F20AF"/>
    <w:rsid w:val="009F3E31"/>
    <w:rsid w:val="009F5A71"/>
    <w:rsid w:val="009F5BF9"/>
    <w:rsid w:val="009F7FD4"/>
    <w:rsid w:val="00A00713"/>
    <w:rsid w:val="00A0153D"/>
    <w:rsid w:val="00A156BC"/>
    <w:rsid w:val="00A2187B"/>
    <w:rsid w:val="00A27642"/>
    <w:rsid w:val="00A30472"/>
    <w:rsid w:val="00A338A4"/>
    <w:rsid w:val="00A3450B"/>
    <w:rsid w:val="00A41BDD"/>
    <w:rsid w:val="00A4596E"/>
    <w:rsid w:val="00A50D13"/>
    <w:rsid w:val="00A530C5"/>
    <w:rsid w:val="00A5325E"/>
    <w:rsid w:val="00A54580"/>
    <w:rsid w:val="00A54738"/>
    <w:rsid w:val="00A57FE4"/>
    <w:rsid w:val="00A6736B"/>
    <w:rsid w:val="00A71E6A"/>
    <w:rsid w:val="00A72E79"/>
    <w:rsid w:val="00A73CFE"/>
    <w:rsid w:val="00A771F6"/>
    <w:rsid w:val="00A90346"/>
    <w:rsid w:val="00A9577B"/>
    <w:rsid w:val="00AA6CD2"/>
    <w:rsid w:val="00AB12F6"/>
    <w:rsid w:val="00AC0E5D"/>
    <w:rsid w:val="00AC2825"/>
    <w:rsid w:val="00AC2FE7"/>
    <w:rsid w:val="00AC4AD9"/>
    <w:rsid w:val="00AC6DBE"/>
    <w:rsid w:val="00AE31D4"/>
    <w:rsid w:val="00AE414A"/>
    <w:rsid w:val="00AF6B4F"/>
    <w:rsid w:val="00AF6C88"/>
    <w:rsid w:val="00AF7183"/>
    <w:rsid w:val="00B064B3"/>
    <w:rsid w:val="00B244B2"/>
    <w:rsid w:val="00B24D06"/>
    <w:rsid w:val="00B30246"/>
    <w:rsid w:val="00B3073E"/>
    <w:rsid w:val="00B34F8E"/>
    <w:rsid w:val="00B40880"/>
    <w:rsid w:val="00B40F41"/>
    <w:rsid w:val="00B43702"/>
    <w:rsid w:val="00B466C1"/>
    <w:rsid w:val="00B46E7A"/>
    <w:rsid w:val="00B63FEC"/>
    <w:rsid w:val="00B6556E"/>
    <w:rsid w:val="00B67C77"/>
    <w:rsid w:val="00B67DF8"/>
    <w:rsid w:val="00B71675"/>
    <w:rsid w:val="00B73348"/>
    <w:rsid w:val="00B75A4C"/>
    <w:rsid w:val="00B81551"/>
    <w:rsid w:val="00B83DE4"/>
    <w:rsid w:val="00B90A10"/>
    <w:rsid w:val="00B93976"/>
    <w:rsid w:val="00B96432"/>
    <w:rsid w:val="00B96D4C"/>
    <w:rsid w:val="00B972BE"/>
    <w:rsid w:val="00BA3FA9"/>
    <w:rsid w:val="00BA501E"/>
    <w:rsid w:val="00BA7AD3"/>
    <w:rsid w:val="00BB7539"/>
    <w:rsid w:val="00BC064F"/>
    <w:rsid w:val="00BC2836"/>
    <w:rsid w:val="00BC3924"/>
    <w:rsid w:val="00BD2495"/>
    <w:rsid w:val="00BD4902"/>
    <w:rsid w:val="00BE30B4"/>
    <w:rsid w:val="00BE5CE3"/>
    <w:rsid w:val="00BF31D5"/>
    <w:rsid w:val="00C000C0"/>
    <w:rsid w:val="00C05938"/>
    <w:rsid w:val="00C07A6A"/>
    <w:rsid w:val="00C1139B"/>
    <w:rsid w:val="00C12691"/>
    <w:rsid w:val="00C17115"/>
    <w:rsid w:val="00C24775"/>
    <w:rsid w:val="00C25655"/>
    <w:rsid w:val="00C32343"/>
    <w:rsid w:val="00C3274D"/>
    <w:rsid w:val="00C5569A"/>
    <w:rsid w:val="00C63B51"/>
    <w:rsid w:val="00C64987"/>
    <w:rsid w:val="00C65C4F"/>
    <w:rsid w:val="00C66CC0"/>
    <w:rsid w:val="00C72CB8"/>
    <w:rsid w:val="00C7329D"/>
    <w:rsid w:val="00C766B8"/>
    <w:rsid w:val="00C801F2"/>
    <w:rsid w:val="00C82485"/>
    <w:rsid w:val="00C83C3D"/>
    <w:rsid w:val="00C90D11"/>
    <w:rsid w:val="00C9406B"/>
    <w:rsid w:val="00C94E50"/>
    <w:rsid w:val="00C97BA9"/>
    <w:rsid w:val="00CA1BB6"/>
    <w:rsid w:val="00CA35E1"/>
    <w:rsid w:val="00CA4326"/>
    <w:rsid w:val="00CC15E7"/>
    <w:rsid w:val="00CC171E"/>
    <w:rsid w:val="00CC4C18"/>
    <w:rsid w:val="00CC4EEA"/>
    <w:rsid w:val="00CC5900"/>
    <w:rsid w:val="00CC798A"/>
    <w:rsid w:val="00CD1F26"/>
    <w:rsid w:val="00CD2459"/>
    <w:rsid w:val="00CD438A"/>
    <w:rsid w:val="00CD7E1A"/>
    <w:rsid w:val="00CE3197"/>
    <w:rsid w:val="00CE6EF5"/>
    <w:rsid w:val="00CF0BE8"/>
    <w:rsid w:val="00CF6E47"/>
    <w:rsid w:val="00D0175B"/>
    <w:rsid w:val="00D06EB3"/>
    <w:rsid w:val="00D156A9"/>
    <w:rsid w:val="00D16264"/>
    <w:rsid w:val="00D16D98"/>
    <w:rsid w:val="00D20456"/>
    <w:rsid w:val="00D20EAE"/>
    <w:rsid w:val="00D25F9B"/>
    <w:rsid w:val="00D305AD"/>
    <w:rsid w:val="00D30627"/>
    <w:rsid w:val="00D34904"/>
    <w:rsid w:val="00D34CD1"/>
    <w:rsid w:val="00D51B46"/>
    <w:rsid w:val="00D542A4"/>
    <w:rsid w:val="00D62DB5"/>
    <w:rsid w:val="00D6469D"/>
    <w:rsid w:val="00D649AC"/>
    <w:rsid w:val="00D70D0E"/>
    <w:rsid w:val="00D722DA"/>
    <w:rsid w:val="00D72E8E"/>
    <w:rsid w:val="00D76DF3"/>
    <w:rsid w:val="00D815AA"/>
    <w:rsid w:val="00D81BDE"/>
    <w:rsid w:val="00DA025D"/>
    <w:rsid w:val="00DA1198"/>
    <w:rsid w:val="00DA2EA7"/>
    <w:rsid w:val="00DA413E"/>
    <w:rsid w:val="00DA5184"/>
    <w:rsid w:val="00DA7FE7"/>
    <w:rsid w:val="00DB0DEA"/>
    <w:rsid w:val="00DB3044"/>
    <w:rsid w:val="00DC266D"/>
    <w:rsid w:val="00DC5A56"/>
    <w:rsid w:val="00DC5F3E"/>
    <w:rsid w:val="00DD0ADA"/>
    <w:rsid w:val="00DD413F"/>
    <w:rsid w:val="00DD66F8"/>
    <w:rsid w:val="00DE50A4"/>
    <w:rsid w:val="00DE6353"/>
    <w:rsid w:val="00E0173B"/>
    <w:rsid w:val="00E02353"/>
    <w:rsid w:val="00E037D8"/>
    <w:rsid w:val="00E05744"/>
    <w:rsid w:val="00E064CD"/>
    <w:rsid w:val="00E07F9A"/>
    <w:rsid w:val="00E1116D"/>
    <w:rsid w:val="00E15B49"/>
    <w:rsid w:val="00E237FE"/>
    <w:rsid w:val="00E3312D"/>
    <w:rsid w:val="00E60893"/>
    <w:rsid w:val="00E64356"/>
    <w:rsid w:val="00E829A9"/>
    <w:rsid w:val="00E97D31"/>
    <w:rsid w:val="00EA5DDB"/>
    <w:rsid w:val="00EA7635"/>
    <w:rsid w:val="00EA79C1"/>
    <w:rsid w:val="00EC1B07"/>
    <w:rsid w:val="00EC4C75"/>
    <w:rsid w:val="00ED2F37"/>
    <w:rsid w:val="00ED3AF3"/>
    <w:rsid w:val="00ED50C1"/>
    <w:rsid w:val="00EE02D5"/>
    <w:rsid w:val="00EE072C"/>
    <w:rsid w:val="00EE4314"/>
    <w:rsid w:val="00EE60B4"/>
    <w:rsid w:val="00EE784C"/>
    <w:rsid w:val="00EF02AF"/>
    <w:rsid w:val="00EF04DC"/>
    <w:rsid w:val="00EF4135"/>
    <w:rsid w:val="00EF49D5"/>
    <w:rsid w:val="00EF5F5C"/>
    <w:rsid w:val="00EF6749"/>
    <w:rsid w:val="00EF7FA5"/>
    <w:rsid w:val="00F02C6C"/>
    <w:rsid w:val="00F06472"/>
    <w:rsid w:val="00F06A10"/>
    <w:rsid w:val="00F079CE"/>
    <w:rsid w:val="00F13B7F"/>
    <w:rsid w:val="00F21D34"/>
    <w:rsid w:val="00F24B28"/>
    <w:rsid w:val="00F26A5B"/>
    <w:rsid w:val="00F322C9"/>
    <w:rsid w:val="00F32486"/>
    <w:rsid w:val="00F44B1C"/>
    <w:rsid w:val="00F46F07"/>
    <w:rsid w:val="00F472DB"/>
    <w:rsid w:val="00F53189"/>
    <w:rsid w:val="00F54012"/>
    <w:rsid w:val="00F54B0C"/>
    <w:rsid w:val="00F56CC1"/>
    <w:rsid w:val="00F60308"/>
    <w:rsid w:val="00F632B6"/>
    <w:rsid w:val="00F6703E"/>
    <w:rsid w:val="00F712EE"/>
    <w:rsid w:val="00F75D7B"/>
    <w:rsid w:val="00F76A8A"/>
    <w:rsid w:val="00F81A07"/>
    <w:rsid w:val="00F828D0"/>
    <w:rsid w:val="00F83ACC"/>
    <w:rsid w:val="00F87127"/>
    <w:rsid w:val="00FA7F62"/>
    <w:rsid w:val="00FB6526"/>
    <w:rsid w:val="00FC51A1"/>
    <w:rsid w:val="00FD3B81"/>
    <w:rsid w:val="00FE52E5"/>
    <w:rsid w:val="00FE7546"/>
    <w:rsid w:val="00FF70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9797">
      <w:bodyDiv w:val="1"/>
      <w:marLeft w:val="0"/>
      <w:marRight w:val="0"/>
      <w:marTop w:val="0"/>
      <w:marBottom w:val="0"/>
      <w:divBdr>
        <w:top w:val="none" w:sz="0" w:space="0" w:color="auto"/>
        <w:left w:val="none" w:sz="0" w:space="0" w:color="auto"/>
        <w:bottom w:val="none" w:sz="0" w:space="0" w:color="auto"/>
        <w:right w:val="none" w:sz="0" w:space="0" w:color="auto"/>
      </w:divBdr>
    </w:div>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304626084">
      <w:bodyDiv w:val="1"/>
      <w:marLeft w:val="0"/>
      <w:marRight w:val="0"/>
      <w:marTop w:val="0"/>
      <w:marBottom w:val="0"/>
      <w:divBdr>
        <w:top w:val="none" w:sz="0" w:space="0" w:color="auto"/>
        <w:left w:val="none" w:sz="0" w:space="0" w:color="auto"/>
        <w:bottom w:val="none" w:sz="0" w:space="0" w:color="auto"/>
        <w:right w:val="none" w:sz="0" w:space="0" w:color="auto"/>
      </w:divBdr>
    </w:div>
    <w:div w:id="400179658">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 w:id="1080177804">
      <w:bodyDiv w:val="1"/>
      <w:marLeft w:val="0"/>
      <w:marRight w:val="0"/>
      <w:marTop w:val="0"/>
      <w:marBottom w:val="0"/>
      <w:divBdr>
        <w:top w:val="none" w:sz="0" w:space="0" w:color="auto"/>
        <w:left w:val="none" w:sz="0" w:space="0" w:color="auto"/>
        <w:bottom w:val="none" w:sz="0" w:space="0" w:color="auto"/>
        <w:right w:val="none" w:sz="0" w:space="0" w:color="auto"/>
      </w:divBdr>
      <w:divsChild>
        <w:div w:id="1009405866">
          <w:marLeft w:val="0"/>
          <w:marRight w:val="0"/>
          <w:marTop w:val="0"/>
          <w:marBottom w:val="0"/>
          <w:divBdr>
            <w:top w:val="none" w:sz="0" w:space="0" w:color="auto"/>
            <w:left w:val="none" w:sz="0" w:space="0" w:color="auto"/>
            <w:bottom w:val="none" w:sz="0" w:space="0" w:color="auto"/>
            <w:right w:val="none" w:sz="0" w:space="0" w:color="auto"/>
          </w:divBdr>
          <w:divsChild>
            <w:div w:id="196361505">
              <w:marLeft w:val="0"/>
              <w:marRight w:val="0"/>
              <w:marTop w:val="0"/>
              <w:marBottom w:val="0"/>
              <w:divBdr>
                <w:top w:val="none" w:sz="0" w:space="0" w:color="auto"/>
                <w:left w:val="none" w:sz="0" w:space="0" w:color="auto"/>
                <w:bottom w:val="none" w:sz="0" w:space="0" w:color="auto"/>
                <w:right w:val="none" w:sz="0" w:space="0" w:color="auto"/>
              </w:divBdr>
              <w:divsChild>
                <w:div w:id="272130642">
                  <w:marLeft w:val="0"/>
                  <w:marRight w:val="0"/>
                  <w:marTop w:val="0"/>
                  <w:marBottom w:val="0"/>
                  <w:divBdr>
                    <w:top w:val="none" w:sz="0" w:space="0" w:color="auto"/>
                    <w:left w:val="none" w:sz="0" w:space="0" w:color="auto"/>
                    <w:bottom w:val="none" w:sz="0" w:space="0" w:color="auto"/>
                    <w:right w:val="none" w:sz="0" w:space="0" w:color="auto"/>
                  </w:divBdr>
                  <w:divsChild>
                    <w:div w:id="1154374309">
                      <w:marLeft w:val="0"/>
                      <w:marRight w:val="0"/>
                      <w:marTop w:val="0"/>
                      <w:marBottom w:val="0"/>
                      <w:divBdr>
                        <w:top w:val="single" w:sz="6" w:space="8" w:color="D1D1D1"/>
                        <w:left w:val="single" w:sz="6" w:space="0" w:color="D1D1D1"/>
                        <w:bottom w:val="single" w:sz="6" w:space="0" w:color="D1D1D1"/>
                        <w:right w:val="single" w:sz="6" w:space="0" w:color="D1D1D1"/>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533619250">
                              <w:marLeft w:val="0"/>
                              <w:marRight w:val="0"/>
                              <w:marTop w:val="0"/>
                              <w:marBottom w:val="0"/>
                              <w:divBdr>
                                <w:top w:val="none" w:sz="0" w:space="0" w:color="auto"/>
                                <w:left w:val="none" w:sz="0" w:space="0" w:color="auto"/>
                                <w:bottom w:val="none" w:sz="0" w:space="0" w:color="auto"/>
                                <w:right w:val="none" w:sz="0" w:space="0" w:color="auto"/>
                              </w:divBdr>
                              <w:divsChild>
                                <w:div w:id="113401326">
                                  <w:marLeft w:val="0"/>
                                  <w:marRight w:val="0"/>
                                  <w:marTop w:val="0"/>
                                  <w:marBottom w:val="0"/>
                                  <w:divBdr>
                                    <w:top w:val="none" w:sz="0" w:space="0" w:color="auto"/>
                                    <w:left w:val="none" w:sz="0" w:space="0" w:color="auto"/>
                                    <w:bottom w:val="none" w:sz="0" w:space="0" w:color="auto"/>
                                    <w:right w:val="none" w:sz="0" w:space="0" w:color="auto"/>
                                  </w:divBdr>
                                  <w:divsChild>
                                    <w:div w:id="1502231449">
                                      <w:marLeft w:val="0"/>
                                      <w:marRight w:val="0"/>
                                      <w:marTop w:val="0"/>
                                      <w:marBottom w:val="0"/>
                                      <w:divBdr>
                                        <w:top w:val="none" w:sz="0" w:space="0" w:color="auto"/>
                                        <w:left w:val="none" w:sz="0" w:space="0" w:color="auto"/>
                                        <w:bottom w:val="none" w:sz="0" w:space="0" w:color="auto"/>
                                        <w:right w:val="none" w:sz="0" w:space="0" w:color="auto"/>
                                      </w:divBdr>
                                      <w:divsChild>
                                        <w:div w:id="7468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99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a/temple.edu/programmable-communication-group/"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dx.doi.org.libproxy.temple.edu/10.1016/j.actaastro.2009.10.034"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amateurradio.com/ham-radios-lost-future/" TargetMode="External"/><Relationship Id="rId38" Type="http://schemas.openxmlformats.org/officeDocument/2006/relationships/hyperlink" Target="http://showcase.netins.net/web/wallio/BER_Packetradiobiterrorrate.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hyperlink" Target="http://www.ka9q.net/bpsk1000.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www.qsl.net/n9zia/newlinkpaper.html"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dx.doi.org.libproxy.temple.edu/10.1016/S0094-5765(99)00224-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200"/>
              <a:t>Amateur Satellite Telemetry BER Performance in AWGN Roundup</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1200 b/sec BFSK</c:v>
                </c:pt>
              </c:strCache>
            </c:strRef>
          </c:tx>
          <c:spPr>
            <a:ln w="22225" cap="rnd">
              <a:solidFill>
                <a:schemeClr val="accent1"/>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0.00E+00</c:formatCode>
                <c:ptCount val="9"/>
                <c:pt idx="0">
                  <c:v>0.24560000000000001</c:v>
                </c:pt>
                <c:pt idx="1">
                  <c:v>0.21</c:v>
                </c:pt>
                <c:pt idx="2">
                  <c:v>0.18332999999999999</c:v>
                </c:pt>
                <c:pt idx="3">
                  <c:v>0.15</c:v>
                </c:pt>
                <c:pt idx="4">
                  <c:v>0.13519999999999999</c:v>
                </c:pt>
                <c:pt idx="5">
                  <c:v>0.1</c:v>
                </c:pt>
                <c:pt idx="6">
                  <c:v>8.0399999999999999E-2</c:v>
                </c:pt>
                <c:pt idx="7">
                  <c:v>0.05</c:v>
                </c:pt>
                <c:pt idx="8">
                  <c:v>3.5000000000000003E-2</c:v>
                </c:pt>
              </c:numCache>
            </c:numRef>
          </c:val>
          <c:smooth val="1"/>
        </c:ser>
        <c:ser>
          <c:idx val="1"/>
          <c:order val="1"/>
          <c:tx>
            <c:strRef>
              <c:f>Sheet1!$C$1</c:f>
              <c:strCache>
                <c:ptCount val="1"/>
                <c:pt idx="0">
                  <c:v>1200 b/sec BPSK</c:v>
                </c:pt>
              </c:strCache>
            </c:strRef>
          </c:tx>
          <c:spPr>
            <a:ln w="22225" cap="rnd">
              <a:solidFill>
                <a:schemeClr val="accent2"/>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0.00E+00</c:formatCode>
                <c:ptCount val="9"/>
                <c:pt idx="0">
                  <c:v>8.3989999999999995E-2</c:v>
                </c:pt>
                <c:pt idx="1">
                  <c:v>6.0589999999999998E-2</c:v>
                </c:pt>
                <c:pt idx="2">
                  <c:v>3.9699999999999999E-2</c:v>
                </c:pt>
                <c:pt idx="3">
                  <c:v>2.53E-2</c:v>
                </c:pt>
                <c:pt idx="4">
                  <c:v>1.47E-2</c:v>
                </c:pt>
                <c:pt idx="5">
                  <c:v>6.0990000000000003E-3</c:v>
                </c:pt>
                <c:pt idx="6">
                  <c:v>1.9E-3</c:v>
                </c:pt>
                <c:pt idx="7">
                  <c:v>7.9989999999999998E-4</c:v>
                </c:pt>
                <c:pt idx="8" formatCode="General">
                  <c:v>0</c:v>
                </c:pt>
              </c:numCache>
            </c:numRef>
          </c:val>
          <c:smooth val="1"/>
        </c:ser>
        <c:ser>
          <c:idx val="2"/>
          <c:order val="2"/>
          <c:tx>
            <c:strRef>
              <c:f>Sheet1!$D$1</c:f>
              <c:strCache>
                <c:ptCount val="1"/>
                <c:pt idx="0">
                  <c:v>1200 b/sec BPSK-FEC (hard-decision, r = 1/2, K = 7)</c:v>
                </c:pt>
              </c:strCache>
            </c:strRef>
          </c:tx>
          <c:spPr>
            <a:ln w="22225" cap="rnd">
              <a:solidFill>
                <a:schemeClr val="accent3"/>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0.00E+00</c:formatCode>
                <c:ptCount val="9"/>
                <c:pt idx="0">
                  <c:v>0.376</c:v>
                </c:pt>
                <c:pt idx="1">
                  <c:v>0.24199999999999999</c:v>
                </c:pt>
                <c:pt idx="2">
                  <c:v>0.129</c:v>
                </c:pt>
                <c:pt idx="3">
                  <c:v>3.2300000000000002E-2</c:v>
                </c:pt>
                <c:pt idx="4">
                  <c:v>1.0699999999999999E-2</c:v>
                </c:pt>
                <c:pt idx="5">
                  <c:v>4.0000000000000002E-4</c:v>
                </c:pt>
                <c:pt idx="6" formatCode="General">
                  <c:v>0</c:v>
                </c:pt>
                <c:pt idx="7" formatCode="General">
                  <c:v>0</c:v>
                </c:pt>
                <c:pt idx="8" formatCode="General">
                  <c:v>0</c:v>
                </c:pt>
              </c:numCache>
            </c:numRef>
          </c:val>
          <c:smooth val="1"/>
        </c:ser>
        <c:ser>
          <c:idx val="3"/>
          <c:order val="3"/>
          <c:tx>
            <c:strRef>
              <c:f>Sheet1!$E$1</c:f>
              <c:strCache>
                <c:ptCount val="1"/>
                <c:pt idx="0">
                  <c:v>1200 b/sec BPSK-FEC (soft-decision, r = 1/2, K = 7)</c:v>
                </c:pt>
              </c:strCache>
            </c:strRef>
          </c:tx>
          <c:spPr>
            <a:ln w="22225" cap="rnd">
              <a:solidFill>
                <a:schemeClr val="accent4"/>
              </a:solidFill>
              <a:round/>
            </a:ln>
            <a:effectLst/>
          </c:spPr>
          <c:marker>
            <c:symbol val="none"/>
          </c:marker>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0.00E+00</c:formatCode>
                <c:ptCount val="9"/>
                <c:pt idx="0">
                  <c:v>0.18</c:v>
                </c:pt>
                <c:pt idx="1">
                  <c:v>6.2E-2</c:v>
                </c:pt>
                <c:pt idx="2">
                  <c:v>1.0999999999999999E-2</c:v>
                </c:pt>
                <c:pt idx="3">
                  <c:v>3.8999999999999998E-3</c:v>
                </c:pt>
                <c:pt idx="4" formatCode="General">
                  <c:v>0</c:v>
                </c:pt>
                <c:pt idx="5" formatCode="General">
                  <c:v>0</c:v>
                </c:pt>
                <c:pt idx="6" formatCode="General">
                  <c:v>0</c:v>
                </c:pt>
                <c:pt idx="7" formatCode="General">
                  <c:v>0</c:v>
                </c:pt>
                <c:pt idx="8" formatCode="General">
                  <c:v>0</c:v>
                </c:pt>
              </c:numCache>
            </c:numRef>
          </c:val>
          <c:smooth val="1"/>
        </c:ser>
        <c:dLbls>
          <c:showLegendKey val="0"/>
          <c:showVal val="0"/>
          <c:showCatName val="0"/>
          <c:showSerName val="0"/>
          <c:showPercent val="0"/>
          <c:showBubbleSize val="0"/>
        </c:dLbls>
        <c:smooth val="0"/>
        <c:axId val="310200536"/>
        <c:axId val="311206008"/>
      </c:lineChart>
      <c:catAx>
        <c:axId val="31020053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Eb/N0 (dB)</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11206008"/>
        <c:crosses val="autoZero"/>
        <c:auto val="1"/>
        <c:lblAlgn val="ctr"/>
        <c:lblOffset val="100"/>
        <c:noMultiLvlLbl val="0"/>
      </c:catAx>
      <c:valAx>
        <c:axId val="311206008"/>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BER</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1020053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79824-8025-43C3-B5A4-C292C4B0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1</Pages>
  <Words>10379</Words>
  <Characters>59162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69403</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19</cp:revision>
  <cp:lastPrinted>2014-03-28T23:30:00Z</cp:lastPrinted>
  <dcterms:created xsi:type="dcterms:W3CDTF">2014-01-24T03:31:00Z</dcterms:created>
  <dcterms:modified xsi:type="dcterms:W3CDTF">2014-03-28T23:31:00Z</dcterms:modified>
</cp:coreProperties>
</file>