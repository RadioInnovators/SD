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10627" w14:textId="77777777" w:rsidR="00D928BD" w:rsidRDefault="00D928BD" w:rsidP="00D928BD">
      <w:pPr>
        <w:spacing w:after="0"/>
        <w:jc w:val="left"/>
      </w:pPr>
      <w:bookmarkStart w:id="0" w:name="_Ref49482707"/>
      <w:bookmarkEnd w:id="0"/>
    </w:p>
    <w:p w14:paraId="6A95F19D" w14:textId="77777777" w:rsidR="00D928BD" w:rsidRDefault="00D928BD" w:rsidP="00D928BD">
      <w:pPr>
        <w:spacing w:before="240"/>
        <w:jc w:val="center"/>
      </w:pPr>
      <w:r>
        <w:t>Design Document</w:t>
      </w:r>
    </w:p>
    <w:p w14:paraId="15630002" w14:textId="77777777" w:rsidR="00D928BD" w:rsidRDefault="00D928BD" w:rsidP="00D928BD">
      <w:pPr>
        <w:jc w:val="center"/>
        <w:rPr>
          <w:rFonts w:ascii="Helvetica" w:hAnsi="Helvetica"/>
          <w:b/>
          <w:sz w:val="28"/>
        </w:rPr>
      </w:pPr>
      <w:r>
        <w:rPr>
          <w:rFonts w:ascii="Helvetica" w:hAnsi="Helvetica"/>
          <w:b/>
          <w:sz w:val="28"/>
        </w:rPr>
        <w:t>Concatenated Codes in</w:t>
      </w:r>
    </w:p>
    <w:p w14:paraId="12041CC1" w14:textId="77777777" w:rsidR="00D928BD" w:rsidRDefault="00D928BD" w:rsidP="00D928BD">
      <w:pPr>
        <w:jc w:val="center"/>
        <w:rPr>
          <w:rFonts w:ascii="Helvetica" w:hAnsi="Helvetica"/>
          <w:b/>
          <w:sz w:val="28"/>
        </w:rPr>
      </w:pPr>
      <w:r>
        <w:rPr>
          <w:rFonts w:ascii="Helvetica" w:hAnsi="Helvetica"/>
          <w:b/>
          <w:sz w:val="28"/>
        </w:rPr>
        <w:t>Amateur Radio Satellite Telemetry</w:t>
      </w:r>
    </w:p>
    <w:p w14:paraId="42CFCB4A" w14:textId="77777777" w:rsidR="00D928BD" w:rsidRDefault="00D928BD" w:rsidP="00D928BD">
      <w:pPr>
        <w:jc w:val="center"/>
      </w:pPr>
      <w:r>
        <w:t>Submitted To:</w:t>
      </w:r>
    </w:p>
    <w:p w14:paraId="38B6B20C" w14:textId="77777777" w:rsidR="00D928BD" w:rsidRDefault="00D928BD" w:rsidP="00D928BD">
      <w:pPr>
        <w:spacing w:after="0" w:line="280" w:lineRule="atLeast"/>
        <w:jc w:val="center"/>
        <w:rPr>
          <w:b/>
        </w:rPr>
      </w:pPr>
      <w:r>
        <w:t>Professor Dennis Silage</w:t>
      </w:r>
    </w:p>
    <w:p w14:paraId="53D939DE" w14:textId="77777777" w:rsidR="00D928BD" w:rsidRDefault="00D928BD" w:rsidP="00D928BD">
      <w:pPr>
        <w:spacing w:after="0" w:line="280" w:lineRule="atLeast"/>
        <w:jc w:val="center"/>
        <w:rPr>
          <w:b/>
        </w:rPr>
      </w:pPr>
      <w:r>
        <w:t>Senior Design Project I and II</w:t>
      </w:r>
    </w:p>
    <w:p w14:paraId="4F8DECBD" w14:textId="77777777" w:rsidR="00D928BD" w:rsidRDefault="00D928BD" w:rsidP="00D928BD">
      <w:pPr>
        <w:spacing w:after="0" w:line="280" w:lineRule="atLeast"/>
        <w:jc w:val="center"/>
      </w:pPr>
      <w:r>
        <w:t xml:space="preserve">Temple University </w:t>
      </w:r>
    </w:p>
    <w:p w14:paraId="12BFE881" w14:textId="77777777" w:rsidR="00D928BD" w:rsidRDefault="00D928BD" w:rsidP="00D928BD">
      <w:pPr>
        <w:spacing w:after="0" w:line="280" w:lineRule="atLeast"/>
        <w:jc w:val="center"/>
        <w:rPr>
          <w:b/>
        </w:rPr>
      </w:pPr>
      <w:r>
        <w:t>College of Engineering</w:t>
      </w:r>
    </w:p>
    <w:p w14:paraId="6747482B" w14:textId="77777777" w:rsidR="00D928BD" w:rsidRDefault="00D928BD" w:rsidP="00D928BD">
      <w:pPr>
        <w:spacing w:after="0" w:line="280" w:lineRule="atLeast"/>
        <w:jc w:val="center"/>
      </w:pPr>
      <w:r>
        <w:t>1947 North 12</w:t>
      </w:r>
      <w:r>
        <w:rPr>
          <w:vertAlign w:val="superscript"/>
        </w:rPr>
        <w:t>th</w:t>
      </w:r>
      <w:r>
        <w:t xml:space="preserve"> Street</w:t>
      </w:r>
    </w:p>
    <w:p w14:paraId="34A89960" w14:textId="77777777" w:rsidR="00D928BD" w:rsidRDefault="00D928BD" w:rsidP="00D928BD">
      <w:pPr>
        <w:spacing w:after="0" w:line="280" w:lineRule="atLeast"/>
        <w:jc w:val="center"/>
      </w:pPr>
      <w:r>
        <w:t>Philadelphia, Pennsylvania 19122</w:t>
      </w:r>
    </w:p>
    <w:p w14:paraId="4310C61A" w14:textId="77777777" w:rsidR="00D928BD" w:rsidRDefault="00D928BD" w:rsidP="00D928BD">
      <w:pPr>
        <w:spacing w:after="0" w:line="280" w:lineRule="atLeast"/>
        <w:jc w:val="center"/>
      </w:pPr>
    </w:p>
    <w:p w14:paraId="758C9F32" w14:textId="18C7B50D" w:rsidR="00D928BD" w:rsidRDefault="00D928BD" w:rsidP="00D928BD">
      <w:pPr>
        <w:spacing w:after="0" w:line="280" w:lineRule="atLeast"/>
        <w:jc w:val="center"/>
      </w:pPr>
      <w:r>
        <w:rPr>
          <w:noProof/>
        </w:rPr>
        <mc:AlternateContent>
          <mc:Choice Requires="wps">
            <w:drawing>
              <wp:anchor distT="182880" distB="182880" distL="0" distR="0" simplePos="0" relativeHeight="251658240" behindDoc="0" locked="0" layoutInCell="1" allowOverlap="1" wp14:anchorId="391D1862" wp14:editId="1FCD0F11">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48327D00" w14:textId="77777777" w:rsidR="00D928BD" w:rsidRDefault="00D928BD" w:rsidP="00D928BD">
                            <w:pPr>
                              <w:jc w:val="center"/>
                              <w:rPr>
                                <w:noProof/>
                              </w:rPr>
                            </w:pPr>
                          </w:p>
                          <w:p w14:paraId="53F248AF" w14:textId="31FF26B6" w:rsidR="00D928BD" w:rsidRDefault="00D928BD" w:rsidP="00D928BD">
                            <w:pPr>
                              <w:jc w:val="center"/>
                            </w:pPr>
                            <w:r>
                              <w:rPr>
                                <w:noProof/>
                                <w:sz w:val="20"/>
                              </w:rPr>
                              <w:drawing>
                                <wp:inline distT="0" distB="0" distL="0" distR="0" wp14:anchorId="148B89CF" wp14:editId="50B1044F">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D1862"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8240;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48327D00" w14:textId="77777777" w:rsidR="00D928BD" w:rsidRDefault="00D928BD" w:rsidP="00D928BD">
                      <w:pPr>
                        <w:jc w:val="center"/>
                        <w:rPr>
                          <w:noProof/>
                        </w:rPr>
                      </w:pPr>
                    </w:p>
                    <w:p w14:paraId="53F248AF" w14:textId="31FF26B6" w:rsidR="00D928BD" w:rsidRDefault="00D928BD" w:rsidP="00D928BD">
                      <w:pPr>
                        <w:jc w:val="center"/>
                      </w:pPr>
                      <w:r>
                        <w:rPr>
                          <w:noProof/>
                          <w:sz w:val="20"/>
                        </w:rPr>
                        <w:drawing>
                          <wp:inline distT="0" distB="0" distL="0" distR="0" wp14:anchorId="148B89CF" wp14:editId="50B1044F">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2EC43382" w14:textId="77777777" w:rsidR="00D928BD" w:rsidRDefault="00D928BD" w:rsidP="00D928BD">
      <w:pPr>
        <w:jc w:val="center"/>
      </w:pPr>
      <w:r>
        <w:t>Prepared By:</w:t>
      </w:r>
    </w:p>
    <w:p w14:paraId="37F8BCE5" w14:textId="77777777" w:rsidR="00D928BD" w:rsidRDefault="00D928BD" w:rsidP="00D928BD">
      <w:pPr>
        <w:spacing w:after="0" w:line="280" w:lineRule="atLeast"/>
        <w:jc w:val="center"/>
      </w:pPr>
      <w:r>
        <w:t>B. Keith, B. Thibodeau, and C. Destin</w:t>
      </w:r>
    </w:p>
    <w:p w14:paraId="5C737FA5" w14:textId="77777777" w:rsidR="00D928BD" w:rsidRDefault="00D928BD" w:rsidP="00D928BD">
      <w:pPr>
        <w:spacing w:after="0" w:line="280" w:lineRule="atLeast"/>
        <w:jc w:val="center"/>
      </w:pPr>
      <w:r>
        <w:t>Faculty Advisor(s): Dr. Dennis Silage</w:t>
      </w:r>
    </w:p>
    <w:p w14:paraId="55F4D0B4" w14:textId="77777777" w:rsidR="00D928BD" w:rsidRDefault="00D928BD" w:rsidP="00D928BD">
      <w:pPr>
        <w:spacing w:after="0" w:line="280" w:lineRule="atLeast"/>
        <w:jc w:val="center"/>
      </w:pPr>
      <w:r>
        <w:t>Programmable Communication Group</w:t>
      </w:r>
    </w:p>
    <w:p w14:paraId="2BF77B95" w14:textId="77777777" w:rsidR="00D928BD" w:rsidRDefault="00D928BD" w:rsidP="00D928BD">
      <w:pPr>
        <w:spacing w:after="0" w:line="280" w:lineRule="atLeast"/>
        <w:jc w:val="center"/>
      </w:pPr>
      <w:r>
        <w:t xml:space="preserve">Temple University </w:t>
      </w:r>
    </w:p>
    <w:p w14:paraId="504CD613" w14:textId="77777777" w:rsidR="00D928BD" w:rsidRDefault="00D928BD" w:rsidP="00D928BD">
      <w:pPr>
        <w:spacing w:after="0" w:line="280" w:lineRule="atLeast"/>
        <w:jc w:val="center"/>
        <w:rPr>
          <w:b/>
        </w:rPr>
      </w:pPr>
      <w:r>
        <w:t>College of Engineering</w:t>
      </w:r>
    </w:p>
    <w:p w14:paraId="2EBD73AA" w14:textId="77777777" w:rsidR="00D928BD" w:rsidRDefault="00D928BD" w:rsidP="00D928BD">
      <w:pPr>
        <w:spacing w:after="0" w:line="280" w:lineRule="atLeast"/>
        <w:jc w:val="center"/>
      </w:pPr>
      <w:r>
        <w:t>1947 North 12</w:t>
      </w:r>
      <w:r>
        <w:rPr>
          <w:vertAlign w:val="superscript"/>
        </w:rPr>
        <w:t>th</w:t>
      </w:r>
      <w:r>
        <w:t xml:space="preserve"> Street</w:t>
      </w:r>
    </w:p>
    <w:p w14:paraId="350B15A7" w14:textId="77777777" w:rsidR="00D928BD" w:rsidRDefault="00D928BD" w:rsidP="00D928BD">
      <w:pPr>
        <w:spacing w:line="280" w:lineRule="atLeast"/>
        <w:jc w:val="center"/>
      </w:pPr>
      <w:r>
        <w:t>Philadelphia, Pennsylvania 19122</w:t>
      </w:r>
    </w:p>
    <w:p w14:paraId="054A79CB" w14:textId="77777777" w:rsidR="00D928BD" w:rsidRDefault="00D928BD" w:rsidP="00D928BD">
      <w:pPr>
        <w:spacing w:after="0"/>
        <w:jc w:val="center"/>
      </w:pPr>
    </w:p>
    <w:p w14:paraId="152F1739" w14:textId="3892E9B0" w:rsidR="00D928BD" w:rsidRDefault="00D928BD" w:rsidP="00D928BD">
      <w:pPr>
        <w:spacing w:after="0" w:line="280" w:lineRule="atLeast"/>
        <w:jc w:val="center"/>
      </w:pPr>
      <w:r>
        <w:rPr>
          <w:noProof/>
        </w:rPr>
        <mc:AlternateContent>
          <mc:Choice Requires="wps">
            <w:drawing>
              <wp:anchor distT="0" distB="0" distL="114300" distR="114300" simplePos="0" relativeHeight="251658240" behindDoc="0" locked="0" layoutInCell="1" allowOverlap="1" wp14:anchorId="2C3D2F9C" wp14:editId="335AAC5B">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0DB39B1" w14:textId="77777777" w:rsidR="00D928BD" w:rsidRDefault="00D928BD" w:rsidP="00D928BD">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D2F9C" id="Text Box 99" o:spid="_x0000_s1027" type="#_x0000_t202" style="position:absolute;left:0;text-align:left;margin-left:402pt;margin-top:41pt;width:52.3pt;height:4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10DB39B1" w14:textId="77777777" w:rsidR="00D928BD" w:rsidRDefault="00D928BD" w:rsidP="00D928BD">
                      <w:pPr>
                        <w:rPr>
                          <w:ins w:id="2" w:author="Comparison" w:date="2013-12-02T17:16:00Z"/>
                        </w:rPr>
                      </w:pPr>
                    </w:p>
                  </w:txbxContent>
                </v:textbox>
              </v:shape>
            </w:pict>
          </mc:Fallback>
        </mc:AlternateContent>
      </w:r>
      <w:r>
        <w:t>For further information, please contact Dr. Dennis Silage (email: silage@temple.edu).</w:t>
      </w:r>
    </w:p>
    <w:p w14:paraId="4A9A9B35" w14:textId="77777777" w:rsidR="00D928BD" w:rsidRDefault="00D928BD" w:rsidP="00D928BD">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D928BD" w14:paraId="1483FE09" w14:textId="77777777" w:rsidTr="00D928B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8410E42" w14:textId="77777777" w:rsidR="00D928BD" w:rsidRDefault="00D928B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2CCB0D3" w14:textId="77777777" w:rsidR="00D928BD" w:rsidRDefault="00D928B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61A866FE" w14:textId="77777777" w:rsidR="00D928BD" w:rsidRDefault="00D928BD">
            <w:pPr>
              <w:spacing w:after="0"/>
              <w:jc w:val="center"/>
              <w:rPr>
                <w:b/>
                <w:color w:val="000000"/>
                <w:sz w:val="20"/>
              </w:rPr>
            </w:pPr>
            <w:r>
              <w:rPr>
                <w:b/>
                <w:color w:val="000000"/>
                <w:sz w:val="20"/>
              </w:rPr>
              <w:t>PCG</w:t>
            </w:r>
          </w:p>
        </w:tc>
      </w:tr>
      <w:tr w:rsidR="00D928BD" w14:paraId="370B7C30" w14:textId="77777777" w:rsidTr="00D928B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B557FE" w14:textId="77777777" w:rsidR="00D928BD" w:rsidRDefault="00D928B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FD7202" w14:textId="77777777" w:rsidR="00D928BD" w:rsidRDefault="00D928BD">
            <w:pPr>
              <w:spacing w:after="0"/>
              <w:rPr>
                <w:color w:val="000000"/>
                <w:sz w:val="20"/>
              </w:rPr>
            </w:pPr>
            <w:r>
              <w:rPr>
                <w:color w:val="000000"/>
                <w:sz w:val="20"/>
              </w:rPr>
              <w:t>Brandon Keith, Brian Thibodeau, Cedric Destin</w:t>
            </w:r>
          </w:p>
        </w:tc>
      </w:tr>
      <w:tr w:rsidR="00D928BD" w14:paraId="64C61F47" w14:textId="77777777" w:rsidTr="00D928B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4EA7FF86" w14:textId="77777777" w:rsidR="00D928BD" w:rsidRDefault="00D928B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E029977" w14:textId="77777777" w:rsidR="00D928BD" w:rsidRDefault="00D928BD">
            <w:pPr>
              <w:spacing w:after="0"/>
              <w:rPr>
                <w:color w:val="000000"/>
                <w:sz w:val="20"/>
              </w:rPr>
            </w:pPr>
            <w:r>
              <w:rPr>
                <w:color w:val="000000"/>
                <w:sz w:val="20"/>
              </w:rPr>
              <w:t>Dennis Silage</w:t>
            </w:r>
          </w:p>
        </w:tc>
      </w:tr>
      <w:tr w:rsidR="00D928BD" w14:paraId="52B2CC65" w14:textId="77777777" w:rsidTr="00D928B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FAAD7B6" w14:textId="77777777" w:rsidR="00D928BD" w:rsidRDefault="00D928B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82230B0" w14:textId="77777777" w:rsidR="00D928BD" w:rsidRDefault="00D928BD">
            <w:pPr>
              <w:spacing w:after="0"/>
              <w:rPr>
                <w:color w:val="000000"/>
                <w:sz w:val="20"/>
              </w:rPr>
            </w:pPr>
            <w:r>
              <w:rPr>
                <w:color w:val="000000"/>
                <w:sz w:val="20"/>
              </w:rPr>
              <w:t>Thomas Sullivan</w:t>
            </w:r>
          </w:p>
        </w:tc>
      </w:tr>
      <w:tr w:rsidR="00D928BD" w14:paraId="2D522C0F" w14:textId="77777777" w:rsidTr="00D928B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580D4B" w14:textId="77777777" w:rsidR="00D928BD" w:rsidRDefault="00D928B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D02BE7A" w14:textId="77777777" w:rsidR="00D928BD" w:rsidRDefault="00D928BD">
            <w:pPr>
              <w:spacing w:after="0"/>
              <w:rPr>
                <w:color w:val="000000"/>
                <w:sz w:val="20"/>
              </w:rPr>
            </w:pPr>
            <w:r>
              <w:rPr>
                <w:color w:val="000000"/>
                <w:sz w:val="20"/>
              </w:rPr>
              <w:t>Electrical and Computer Engineering</w:t>
            </w:r>
          </w:p>
        </w:tc>
      </w:tr>
      <w:tr w:rsidR="00D928BD" w14:paraId="197356F3" w14:textId="77777777" w:rsidTr="00D928B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4470F7D7" w14:textId="77777777" w:rsidR="00D928BD" w:rsidRDefault="00D928B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CE0DC61" w14:textId="77777777" w:rsidR="00D928BD" w:rsidRDefault="00D928BD">
            <w:pPr>
              <w:spacing w:after="0"/>
              <w:rPr>
                <w:color w:val="000000"/>
                <w:sz w:val="18"/>
                <w:szCs w:val="18"/>
              </w:rPr>
            </w:pPr>
            <w:r>
              <w:rPr>
                <w:color w:val="000000"/>
                <w:sz w:val="20"/>
                <w:szCs w:val="18"/>
                <w:shd w:val="clear" w:color="auto" w:fill="FFFFFF"/>
              </w:rPr>
              <w:t>Concatenated Codes in Amateur Radio Satellite Telemetry</w:t>
            </w:r>
          </w:p>
        </w:tc>
      </w:tr>
      <w:tr w:rsidR="00D928BD" w14:paraId="62FE4C6E" w14:textId="77777777" w:rsidTr="00D928B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78DB565B" w14:textId="77777777" w:rsidR="00D928BD" w:rsidRDefault="00D928B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18CD61A" w14:textId="77777777" w:rsidR="00D928BD" w:rsidRDefault="00D928B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D928BD" w14:paraId="5FD571D2" w14:textId="77777777" w:rsidTr="00D928B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0C6FF83" w14:textId="77777777" w:rsidR="00D928BD" w:rsidRDefault="00D928B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D451F79" w14:textId="77777777" w:rsidR="00D928BD" w:rsidRDefault="00D928BD">
            <w:pPr>
              <w:spacing w:after="0"/>
              <w:rPr>
                <w:color w:val="000000"/>
                <w:sz w:val="20"/>
              </w:rPr>
            </w:pPr>
            <w:hyperlink r:id="rId9" w:history="1">
              <w:r>
                <w:rPr>
                  <w:rStyle w:val="Hyperlink"/>
                  <w:sz w:val="20"/>
                </w:rPr>
                <w:t>https://sites.google.com/a/temple.edu/programmable-communication-group/</w:t>
              </w:r>
            </w:hyperlink>
            <w:r>
              <w:rPr>
                <w:color w:val="000000"/>
                <w:sz w:val="20"/>
              </w:rPr>
              <w:t xml:space="preserve"> </w:t>
            </w:r>
          </w:p>
        </w:tc>
      </w:tr>
    </w:tbl>
    <w:p w14:paraId="1A7C71B7" w14:textId="77777777" w:rsidR="00D928BD" w:rsidRDefault="00D928BD" w:rsidP="00D928BD">
      <w:pPr>
        <w:pageBreakBefore/>
        <w:jc w:val="center"/>
        <w:rPr>
          <w:b/>
          <w:caps/>
        </w:rPr>
      </w:pPr>
      <w:r>
        <w:rPr>
          <w:b/>
          <w:caps/>
        </w:rPr>
        <w:lastRenderedPageBreak/>
        <w:t>Executive Summary</w:t>
      </w:r>
    </w:p>
    <w:p w14:paraId="33232697" w14:textId="77777777" w:rsidR="00D928BD" w:rsidRDefault="00D928BD" w:rsidP="00D928BD">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668C2FAB" w14:textId="77777777" w:rsidR="00D928BD" w:rsidRDefault="00D928BD" w:rsidP="00D928BD">
          <w:pPr>
            <w:pStyle w:val="TOCHeading"/>
            <w:rPr>
              <w:color w:val="auto"/>
            </w:rPr>
          </w:pPr>
          <w:r>
            <w:rPr>
              <w:color w:val="auto"/>
            </w:rPr>
            <w:t>Table of Contents</w:t>
          </w:r>
        </w:p>
        <w:p w14:paraId="482F0458" w14:textId="77777777" w:rsidR="00D928BD" w:rsidRDefault="00D928BD">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4EC66DFF"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19" w:history="1">
            <w:r w:rsidRPr="00FE1ED1">
              <w:rPr>
                <w:rStyle w:val="Hyperlink"/>
                <w:noProof/>
              </w:rPr>
              <w:t>1.1.</w:t>
            </w:r>
            <w:r>
              <w:rPr>
                <w:rFonts w:asciiTheme="minorHAnsi" w:eastAsiaTheme="minorEastAsia" w:hAnsiTheme="minorHAnsi" w:cstheme="minorBidi"/>
                <w:noProof/>
                <w:szCs w:val="22"/>
              </w:rPr>
              <w:tab/>
            </w:r>
            <w:r w:rsidRPr="00FE1ED1">
              <w:rPr>
                <w:rStyle w:val="Hyperlink"/>
                <w:noProof/>
              </w:rPr>
              <w:t>Overall Objectives</w:t>
            </w:r>
            <w:r>
              <w:rPr>
                <w:noProof/>
                <w:webHidden/>
              </w:rPr>
              <w:tab/>
            </w:r>
            <w:r>
              <w:rPr>
                <w:noProof/>
                <w:webHidden/>
              </w:rPr>
              <w:fldChar w:fldCharType="begin"/>
            </w:r>
            <w:r>
              <w:rPr>
                <w:noProof/>
                <w:webHidden/>
              </w:rPr>
              <w:instrText xml:space="preserve"> PAGEREF _Toc373771119 \h </w:instrText>
            </w:r>
            <w:r>
              <w:rPr>
                <w:noProof/>
                <w:webHidden/>
              </w:rPr>
            </w:r>
            <w:r>
              <w:rPr>
                <w:noProof/>
                <w:webHidden/>
              </w:rPr>
              <w:fldChar w:fldCharType="separate"/>
            </w:r>
            <w:r>
              <w:rPr>
                <w:noProof/>
                <w:webHidden/>
              </w:rPr>
              <w:t>5</w:t>
            </w:r>
            <w:r>
              <w:rPr>
                <w:noProof/>
                <w:webHidden/>
              </w:rPr>
              <w:fldChar w:fldCharType="end"/>
            </w:r>
          </w:hyperlink>
        </w:p>
        <w:p w14:paraId="2D76BB29"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20" w:history="1">
            <w:r w:rsidRPr="00FE1ED1">
              <w:rPr>
                <w:rStyle w:val="Hyperlink"/>
                <w:noProof/>
              </w:rPr>
              <w:t>1.2.</w:t>
            </w:r>
            <w:r>
              <w:rPr>
                <w:rFonts w:asciiTheme="minorHAnsi" w:eastAsiaTheme="minorEastAsia" w:hAnsiTheme="minorHAnsi" w:cstheme="minorBidi"/>
                <w:noProof/>
                <w:szCs w:val="22"/>
              </w:rPr>
              <w:tab/>
            </w:r>
            <w:r w:rsidRPr="00FE1ED1">
              <w:rPr>
                <w:rStyle w:val="Hyperlink"/>
                <w:noProof/>
              </w:rPr>
              <w:t>Historical and Economic Perspective</w:t>
            </w:r>
            <w:r>
              <w:rPr>
                <w:noProof/>
                <w:webHidden/>
              </w:rPr>
              <w:tab/>
            </w:r>
            <w:r>
              <w:rPr>
                <w:noProof/>
                <w:webHidden/>
              </w:rPr>
              <w:fldChar w:fldCharType="begin"/>
            </w:r>
            <w:r>
              <w:rPr>
                <w:noProof/>
                <w:webHidden/>
              </w:rPr>
              <w:instrText xml:space="preserve"> PAGEREF _Toc373771120 \h </w:instrText>
            </w:r>
            <w:r>
              <w:rPr>
                <w:noProof/>
                <w:webHidden/>
              </w:rPr>
            </w:r>
            <w:r>
              <w:rPr>
                <w:noProof/>
                <w:webHidden/>
              </w:rPr>
              <w:fldChar w:fldCharType="separate"/>
            </w:r>
            <w:r>
              <w:rPr>
                <w:noProof/>
                <w:webHidden/>
              </w:rPr>
              <w:t>5</w:t>
            </w:r>
            <w:r>
              <w:rPr>
                <w:noProof/>
                <w:webHidden/>
              </w:rPr>
              <w:fldChar w:fldCharType="end"/>
            </w:r>
          </w:hyperlink>
        </w:p>
        <w:p w14:paraId="3EF6E079"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21" w:history="1">
            <w:r w:rsidRPr="00FE1ED1">
              <w:rPr>
                <w:rStyle w:val="Hyperlink"/>
                <w:noProof/>
              </w:rPr>
              <w:t>1.3.</w:t>
            </w:r>
            <w:r>
              <w:rPr>
                <w:rFonts w:asciiTheme="minorHAnsi" w:eastAsiaTheme="minorEastAsia" w:hAnsiTheme="minorHAnsi" w:cstheme="minorBidi"/>
                <w:noProof/>
                <w:szCs w:val="22"/>
              </w:rPr>
              <w:tab/>
            </w:r>
            <w:r w:rsidRPr="00FE1ED1">
              <w:rPr>
                <w:rStyle w:val="Hyperlink"/>
                <w:noProof/>
              </w:rPr>
              <w:t>Candidate Solutions</w:t>
            </w:r>
            <w:r>
              <w:rPr>
                <w:noProof/>
                <w:webHidden/>
              </w:rPr>
              <w:tab/>
            </w:r>
            <w:r>
              <w:rPr>
                <w:noProof/>
                <w:webHidden/>
              </w:rPr>
              <w:fldChar w:fldCharType="begin"/>
            </w:r>
            <w:r>
              <w:rPr>
                <w:noProof/>
                <w:webHidden/>
              </w:rPr>
              <w:instrText xml:space="preserve"> PAGEREF _Toc373771121 \h </w:instrText>
            </w:r>
            <w:r>
              <w:rPr>
                <w:noProof/>
                <w:webHidden/>
              </w:rPr>
            </w:r>
            <w:r>
              <w:rPr>
                <w:noProof/>
                <w:webHidden/>
              </w:rPr>
              <w:fldChar w:fldCharType="separate"/>
            </w:r>
            <w:r>
              <w:rPr>
                <w:noProof/>
                <w:webHidden/>
              </w:rPr>
              <w:t>6</w:t>
            </w:r>
            <w:r>
              <w:rPr>
                <w:noProof/>
                <w:webHidden/>
              </w:rPr>
              <w:fldChar w:fldCharType="end"/>
            </w:r>
          </w:hyperlink>
        </w:p>
        <w:p w14:paraId="200E4DDD"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22" w:history="1">
            <w:r w:rsidRPr="00FE1ED1">
              <w:rPr>
                <w:rStyle w:val="Hyperlink"/>
                <w:noProof/>
              </w:rPr>
              <w:t>1.3.1.</w:t>
            </w:r>
            <w:r>
              <w:rPr>
                <w:rFonts w:asciiTheme="minorHAnsi" w:eastAsiaTheme="minorEastAsia" w:hAnsiTheme="minorHAnsi" w:cstheme="minorBidi"/>
                <w:noProof/>
                <w:szCs w:val="22"/>
              </w:rPr>
              <w:tab/>
            </w:r>
            <w:r w:rsidRPr="00FE1ED1">
              <w:rPr>
                <w:rStyle w:val="Hyperlink"/>
                <w:noProof/>
              </w:rPr>
              <w:t>Forward Error Correction:  Block and Convolutional Codes</w:t>
            </w:r>
            <w:r>
              <w:rPr>
                <w:noProof/>
                <w:webHidden/>
              </w:rPr>
              <w:tab/>
            </w:r>
            <w:r>
              <w:rPr>
                <w:noProof/>
                <w:webHidden/>
              </w:rPr>
              <w:fldChar w:fldCharType="begin"/>
            </w:r>
            <w:r>
              <w:rPr>
                <w:noProof/>
                <w:webHidden/>
              </w:rPr>
              <w:instrText xml:space="preserve"> PAGEREF _Toc373771122 \h </w:instrText>
            </w:r>
            <w:r>
              <w:rPr>
                <w:noProof/>
                <w:webHidden/>
              </w:rPr>
            </w:r>
            <w:r>
              <w:rPr>
                <w:noProof/>
                <w:webHidden/>
              </w:rPr>
              <w:fldChar w:fldCharType="separate"/>
            </w:r>
            <w:r>
              <w:rPr>
                <w:noProof/>
                <w:webHidden/>
              </w:rPr>
              <w:t>6</w:t>
            </w:r>
            <w:r>
              <w:rPr>
                <w:noProof/>
                <w:webHidden/>
              </w:rPr>
              <w:fldChar w:fldCharType="end"/>
            </w:r>
          </w:hyperlink>
        </w:p>
        <w:p w14:paraId="5FCDCAD6"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23" w:history="1">
            <w:r w:rsidRPr="00FE1ED1">
              <w:rPr>
                <w:rStyle w:val="Hyperlink"/>
                <w:noProof/>
              </w:rPr>
              <w:t>1.3.2.</w:t>
            </w:r>
            <w:r>
              <w:rPr>
                <w:rFonts w:asciiTheme="minorHAnsi" w:eastAsiaTheme="minorEastAsia" w:hAnsiTheme="minorHAnsi" w:cstheme="minorBidi"/>
                <w:noProof/>
                <w:szCs w:val="22"/>
              </w:rPr>
              <w:tab/>
            </w:r>
            <w:r w:rsidRPr="00FE1ED1">
              <w:rPr>
                <w:rStyle w:val="Hyperlink"/>
                <w:noProof/>
              </w:rPr>
              <w:t>Line Coding:  Non Return Zero and Manchester</w:t>
            </w:r>
            <w:r>
              <w:rPr>
                <w:noProof/>
                <w:webHidden/>
              </w:rPr>
              <w:tab/>
            </w:r>
            <w:r>
              <w:rPr>
                <w:noProof/>
                <w:webHidden/>
              </w:rPr>
              <w:fldChar w:fldCharType="begin"/>
            </w:r>
            <w:r>
              <w:rPr>
                <w:noProof/>
                <w:webHidden/>
              </w:rPr>
              <w:instrText xml:space="preserve"> PAGEREF _Toc373771123 \h </w:instrText>
            </w:r>
            <w:r>
              <w:rPr>
                <w:noProof/>
                <w:webHidden/>
              </w:rPr>
            </w:r>
            <w:r>
              <w:rPr>
                <w:noProof/>
                <w:webHidden/>
              </w:rPr>
              <w:fldChar w:fldCharType="separate"/>
            </w:r>
            <w:r>
              <w:rPr>
                <w:noProof/>
                <w:webHidden/>
              </w:rPr>
              <w:t>7</w:t>
            </w:r>
            <w:r>
              <w:rPr>
                <w:noProof/>
                <w:webHidden/>
              </w:rPr>
              <w:fldChar w:fldCharType="end"/>
            </w:r>
          </w:hyperlink>
        </w:p>
        <w:p w14:paraId="74EB4C61"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24" w:history="1">
            <w:r w:rsidRPr="00FE1ED1">
              <w:rPr>
                <w:rStyle w:val="Hyperlink"/>
                <w:noProof/>
              </w:rPr>
              <w:t>1.3.3.</w:t>
            </w:r>
            <w:r>
              <w:rPr>
                <w:rFonts w:asciiTheme="minorHAnsi" w:eastAsiaTheme="minorEastAsia" w:hAnsiTheme="minorHAnsi" w:cstheme="minorBidi"/>
                <w:noProof/>
                <w:szCs w:val="22"/>
              </w:rPr>
              <w:tab/>
            </w:r>
            <w:r w:rsidRPr="00FE1ED1">
              <w:rPr>
                <w:rStyle w:val="Hyperlink"/>
                <w:noProof/>
              </w:rPr>
              <w:t>BPSK Carrier Recovery</w:t>
            </w:r>
            <w:r>
              <w:rPr>
                <w:noProof/>
                <w:webHidden/>
              </w:rPr>
              <w:tab/>
            </w:r>
            <w:r>
              <w:rPr>
                <w:noProof/>
                <w:webHidden/>
              </w:rPr>
              <w:fldChar w:fldCharType="begin"/>
            </w:r>
            <w:r>
              <w:rPr>
                <w:noProof/>
                <w:webHidden/>
              </w:rPr>
              <w:instrText xml:space="preserve"> PAGEREF _Toc373771124 \h </w:instrText>
            </w:r>
            <w:r>
              <w:rPr>
                <w:noProof/>
                <w:webHidden/>
              </w:rPr>
            </w:r>
            <w:r>
              <w:rPr>
                <w:noProof/>
                <w:webHidden/>
              </w:rPr>
              <w:fldChar w:fldCharType="separate"/>
            </w:r>
            <w:r>
              <w:rPr>
                <w:noProof/>
                <w:webHidden/>
              </w:rPr>
              <w:t>8</w:t>
            </w:r>
            <w:r>
              <w:rPr>
                <w:noProof/>
                <w:webHidden/>
              </w:rPr>
              <w:fldChar w:fldCharType="end"/>
            </w:r>
          </w:hyperlink>
        </w:p>
        <w:p w14:paraId="01DE20E0"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25" w:history="1">
            <w:r w:rsidRPr="00FE1ED1">
              <w:rPr>
                <w:rStyle w:val="Hyperlink"/>
                <w:noProof/>
              </w:rPr>
              <w:t>1.3.4.</w:t>
            </w:r>
            <w:r>
              <w:rPr>
                <w:rFonts w:asciiTheme="minorHAnsi" w:eastAsiaTheme="minorEastAsia" w:hAnsiTheme="minorHAnsi" w:cstheme="minorBidi"/>
                <w:noProof/>
                <w:szCs w:val="22"/>
              </w:rPr>
              <w:tab/>
            </w:r>
            <w:r w:rsidRPr="00FE1ED1">
              <w:rPr>
                <w:rStyle w:val="Hyperlink"/>
                <w:noProof/>
              </w:rPr>
              <w:t>Coherent and Non-Coherent BFSK Modulation (Cedric)</w:t>
            </w:r>
            <w:r>
              <w:rPr>
                <w:noProof/>
                <w:webHidden/>
              </w:rPr>
              <w:tab/>
            </w:r>
            <w:r>
              <w:rPr>
                <w:noProof/>
                <w:webHidden/>
              </w:rPr>
              <w:fldChar w:fldCharType="begin"/>
            </w:r>
            <w:r>
              <w:rPr>
                <w:noProof/>
                <w:webHidden/>
              </w:rPr>
              <w:instrText xml:space="preserve"> PAGEREF _Toc373771125 \h </w:instrText>
            </w:r>
            <w:r>
              <w:rPr>
                <w:noProof/>
                <w:webHidden/>
              </w:rPr>
            </w:r>
            <w:r>
              <w:rPr>
                <w:noProof/>
                <w:webHidden/>
              </w:rPr>
              <w:fldChar w:fldCharType="separate"/>
            </w:r>
            <w:r>
              <w:rPr>
                <w:noProof/>
                <w:webHidden/>
              </w:rPr>
              <w:t>10</w:t>
            </w:r>
            <w:r>
              <w:rPr>
                <w:noProof/>
                <w:webHidden/>
              </w:rPr>
              <w:fldChar w:fldCharType="end"/>
            </w:r>
          </w:hyperlink>
        </w:p>
        <w:p w14:paraId="419FD9C3"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26" w:history="1">
            <w:r w:rsidRPr="00FE1ED1">
              <w:rPr>
                <w:rStyle w:val="Hyperlink"/>
                <w:noProof/>
              </w:rPr>
              <w:t>1.3.5.</w:t>
            </w:r>
            <w:r>
              <w:rPr>
                <w:rFonts w:asciiTheme="minorHAnsi" w:eastAsiaTheme="minorEastAsia" w:hAnsiTheme="minorHAnsi" w:cstheme="minorBidi"/>
                <w:noProof/>
                <w:szCs w:val="22"/>
              </w:rPr>
              <w:tab/>
            </w:r>
            <w:r w:rsidRPr="00FE1ED1">
              <w:rPr>
                <w:rStyle w:val="Hyperlink"/>
                <w:noProof/>
              </w:rPr>
              <w:t>Coherent and Non-Coherent BFSK Demodulation (Cedric)</w:t>
            </w:r>
            <w:r>
              <w:rPr>
                <w:noProof/>
                <w:webHidden/>
              </w:rPr>
              <w:tab/>
            </w:r>
            <w:r>
              <w:rPr>
                <w:noProof/>
                <w:webHidden/>
              </w:rPr>
              <w:fldChar w:fldCharType="begin"/>
            </w:r>
            <w:r>
              <w:rPr>
                <w:noProof/>
                <w:webHidden/>
              </w:rPr>
              <w:instrText xml:space="preserve"> PAGEREF _Toc373771126 \h </w:instrText>
            </w:r>
            <w:r>
              <w:rPr>
                <w:noProof/>
                <w:webHidden/>
              </w:rPr>
            </w:r>
            <w:r>
              <w:rPr>
                <w:noProof/>
                <w:webHidden/>
              </w:rPr>
              <w:fldChar w:fldCharType="separate"/>
            </w:r>
            <w:r>
              <w:rPr>
                <w:noProof/>
                <w:webHidden/>
              </w:rPr>
              <w:t>11</w:t>
            </w:r>
            <w:r>
              <w:rPr>
                <w:noProof/>
                <w:webHidden/>
              </w:rPr>
              <w:fldChar w:fldCharType="end"/>
            </w:r>
          </w:hyperlink>
        </w:p>
        <w:p w14:paraId="2C71E403"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27" w:history="1">
            <w:r w:rsidRPr="00FE1ED1">
              <w:rPr>
                <w:rStyle w:val="Hyperlink"/>
                <w:rFonts w:eastAsiaTheme="minorHAnsi"/>
                <w:noProof/>
              </w:rPr>
              <w:t>1.3.6.</w:t>
            </w:r>
            <w:r>
              <w:rPr>
                <w:rFonts w:asciiTheme="minorHAnsi" w:eastAsiaTheme="minorEastAsia" w:hAnsiTheme="minorHAnsi" w:cstheme="minorBidi"/>
                <w:noProof/>
                <w:szCs w:val="22"/>
              </w:rPr>
              <w:tab/>
            </w:r>
            <w:r w:rsidRPr="00FE1ED1">
              <w:rPr>
                <w:rStyle w:val="Hyperlink"/>
                <w:rFonts w:eastAsiaTheme="minorHAnsi"/>
                <w:noProof/>
              </w:rPr>
              <w:t>BPSK and BFSK Timing Recovery</w:t>
            </w:r>
            <w:r>
              <w:rPr>
                <w:noProof/>
                <w:webHidden/>
              </w:rPr>
              <w:tab/>
            </w:r>
            <w:r>
              <w:rPr>
                <w:noProof/>
                <w:webHidden/>
              </w:rPr>
              <w:fldChar w:fldCharType="begin"/>
            </w:r>
            <w:r>
              <w:rPr>
                <w:noProof/>
                <w:webHidden/>
              </w:rPr>
              <w:instrText xml:space="preserve"> PAGEREF _Toc373771127 \h </w:instrText>
            </w:r>
            <w:r>
              <w:rPr>
                <w:noProof/>
                <w:webHidden/>
              </w:rPr>
            </w:r>
            <w:r>
              <w:rPr>
                <w:noProof/>
                <w:webHidden/>
              </w:rPr>
              <w:fldChar w:fldCharType="separate"/>
            </w:r>
            <w:r>
              <w:rPr>
                <w:noProof/>
                <w:webHidden/>
              </w:rPr>
              <w:t>13</w:t>
            </w:r>
            <w:r>
              <w:rPr>
                <w:noProof/>
                <w:webHidden/>
              </w:rPr>
              <w:fldChar w:fldCharType="end"/>
            </w:r>
          </w:hyperlink>
        </w:p>
        <w:p w14:paraId="28450D39"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28" w:history="1">
            <w:r w:rsidRPr="00FE1ED1">
              <w:rPr>
                <w:rStyle w:val="Hyperlink"/>
                <w:noProof/>
              </w:rPr>
              <w:t>1.4.</w:t>
            </w:r>
            <w:r>
              <w:rPr>
                <w:rFonts w:asciiTheme="minorHAnsi" w:eastAsiaTheme="minorEastAsia" w:hAnsiTheme="minorHAnsi" w:cstheme="minorBidi"/>
                <w:noProof/>
                <w:szCs w:val="22"/>
              </w:rPr>
              <w:tab/>
            </w:r>
            <w:r w:rsidRPr="00FE1ED1">
              <w:rPr>
                <w:rStyle w:val="Hyperlink"/>
                <w:noProof/>
              </w:rPr>
              <w:t>Proposed Solution Concept</w:t>
            </w:r>
            <w:r>
              <w:rPr>
                <w:noProof/>
                <w:webHidden/>
              </w:rPr>
              <w:tab/>
            </w:r>
            <w:r>
              <w:rPr>
                <w:noProof/>
                <w:webHidden/>
              </w:rPr>
              <w:fldChar w:fldCharType="begin"/>
            </w:r>
            <w:r>
              <w:rPr>
                <w:noProof/>
                <w:webHidden/>
              </w:rPr>
              <w:instrText xml:space="preserve"> PAGEREF _Toc373771128 \h </w:instrText>
            </w:r>
            <w:r>
              <w:rPr>
                <w:noProof/>
                <w:webHidden/>
              </w:rPr>
            </w:r>
            <w:r>
              <w:rPr>
                <w:noProof/>
                <w:webHidden/>
              </w:rPr>
              <w:fldChar w:fldCharType="separate"/>
            </w:r>
            <w:r>
              <w:rPr>
                <w:noProof/>
                <w:webHidden/>
              </w:rPr>
              <w:t>14</w:t>
            </w:r>
            <w:r>
              <w:rPr>
                <w:noProof/>
                <w:webHidden/>
              </w:rPr>
              <w:fldChar w:fldCharType="end"/>
            </w:r>
          </w:hyperlink>
        </w:p>
        <w:p w14:paraId="7C191E24"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29" w:history="1">
            <w:r w:rsidRPr="00FE1ED1">
              <w:rPr>
                <w:rStyle w:val="Hyperlink"/>
                <w:noProof/>
              </w:rPr>
              <w:t>1.5.</w:t>
            </w:r>
            <w:r>
              <w:rPr>
                <w:rFonts w:asciiTheme="minorHAnsi" w:eastAsiaTheme="minorEastAsia" w:hAnsiTheme="minorHAnsi" w:cstheme="minorBidi"/>
                <w:noProof/>
                <w:szCs w:val="22"/>
              </w:rPr>
              <w:tab/>
            </w:r>
            <w:r w:rsidRPr="00FE1ED1">
              <w:rPr>
                <w:rStyle w:val="Hyperlink"/>
                <w:noProof/>
              </w:rPr>
              <w:t>Major Design and Implementation Challenges</w:t>
            </w:r>
            <w:r>
              <w:rPr>
                <w:noProof/>
                <w:webHidden/>
              </w:rPr>
              <w:tab/>
            </w:r>
            <w:r>
              <w:rPr>
                <w:noProof/>
                <w:webHidden/>
              </w:rPr>
              <w:fldChar w:fldCharType="begin"/>
            </w:r>
            <w:r>
              <w:rPr>
                <w:noProof/>
                <w:webHidden/>
              </w:rPr>
              <w:instrText xml:space="preserve"> PAGEREF _Toc373771129 \h </w:instrText>
            </w:r>
            <w:r>
              <w:rPr>
                <w:noProof/>
                <w:webHidden/>
              </w:rPr>
            </w:r>
            <w:r>
              <w:rPr>
                <w:noProof/>
                <w:webHidden/>
              </w:rPr>
              <w:fldChar w:fldCharType="separate"/>
            </w:r>
            <w:r>
              <w:rPr>
                <w:noProof/>
                <w:webHidden/>
              </w:rPr>
              <w:t>15</w:t>
            </w:r>
            <w:r>
              <w:rPr>
                <w:noProof/>
                <w:webHidden/>
              </w:rPr>
              <w:fldChar w:fldCharType="end"/>
            </w:r>
          </w:hyperlink>
        </w:p>
        <w:p w14:paraId="6AA6547F"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30" w:history="1">
            <w:r w:rsidRPr="00FE1ED1">
              <w:rPr>
                <w:rStyle w:val="Hyperlink"/>
                <w:noProof/>
              </w:rPr>
              <w:t>1.6.</w:t>
            </w:r>
            <w:r>
              <w:rPr>
                <w:rFonts w:asciiTheme="minorHAnsi" w:eastAsiaTheme="minorEastAsia" w:hAnsiTheme="minorHAnsi" w:cstheme="minorBidi"/>
                <w:noProof/>
                <w:szCs w:val="22"/>
              </w:rPr>
              <w:tab/>
            </w:r>
            <w:r w:rsidRPr="00FE1ED1">
              <w:rPr>
                <w:rStyle w:val="Hyperlink"/>
                <w:noProof/>
              </w:rPr>
              <w:t>Implications of Project Success (Brandon)</w:t>
            </w:r>
            <w:r>
              <w:rPr>
                <w:noProof/>
                <w:webHidden/>
              </w:rPr>
              <w:tab/>
            </w:r>
            <w:r>
              <w:rPr>
                <w:noProof/>
                <w:webHidden/>
              </w:rPr>
              <w:fldChar w:fldCharType="begin"/>
            </w:r>
            <w:r>
              <w:rPr>
                <w:noProof/>
                <w:webHidden/>
              </w:rPr>
              <w:instrText xml:space="preserve"> PAGEREF _Toc373771130 \h </w:instrText>
            </w:r>
            <w:r>
              <w:rPr>
                <w:noProof/>
                <w:webHidden/>
              </w:rPr>
            </w:r>
            <w:r>
              <w:rPr>
                <w:noProof/>
                <w:webHidden/>
              </w:rPr>
              <w:fldChar w:fldCharType="separate"/>
            </w:r>
            <w:r>
              <w:rPr>
                <w:noProof/>
                <w:webHidden/>
              </w:rPr>
              <w:t>16</w:t>
            </w:r>
            <w:r>
              <w:rPr>
                <w:noProof/>
                <w:webHidden/>
              </w:rPr>
              <w:fldChar w:fldCharType="end"/>
            </w:r>
          </w:hyperlink>
        </w:p>
        <w:p w14:paraId="0A046B13" w14:textId="77777777" w:rsidR="00D928BD" w:rsidRDefault="00D928BD">
          <w:pPr>
            <w:pStyle w:val="TOC1"/>
            <w:tabs>
              <w:tab w:val="left" w:pos="440"/>
              <w:tab w:val="right" w:leader="dot" w:pos="9350"/>
            </w:tabs>
            <w:rPr>
              <w:rFonts w:asciiTheme="minorHAnsi" w:eastAsiaTheme="minorEastAsia" w:hAnsiTheme="minorHAnsi" w:cstheme="minorBidi"/>
              <w:noProof/>
              <w:szCs w:val="22"/>
            </w:rPr>
          </w:pPr>
          <w:hyperlink w:anchor="_Toc373771131" w:history="1">
            <w:r w:rsidRPr="00FE1ED1">
              <w:rPr>
                <w:rStyle w:val="Hyperlink"/>
                <w:noProof/>
              </w:rPr>
              <w:t>2.</w:t>
            </w:r>
            <w:r>
              <w:rPr>
                <w:rFonts w:asciiTheme="minorHAnsi" w:eastAsiaTheme="minorEastAsia" w:hAnsiTheme="minorHAnsi" w:cstheme="minorBidi"/>
                <w:noProof/>
                <w:szCs w:val="22"/>
              </w:rPr>
              <w:tab/>
            </w:r>
            <w:r w:rsidRPr="00FE1ED1">
              <w:rPr>
                <w:rStyle w:val="Hyperlink"/>
                <w:noProof/>
              </w:rPr>
              <w:t>DESIGN REQUIREMENTS</w:t>
            </w:r>
            <w:r>
              <w:rPr>
                <w:noProof/>
                <w:webHidden/>
              </w:rPr>
              <w:tab/>
            </w:r>
            <w:r>
              <w:rPr>
                <w:noProof/>
                <w:webHidden/>
              </w:rPr>
              <w:fldChar w:fldCharType="begin"/>
            </w:r>
            <w:r>
              <w:rPr>
                <w:noProof/>
                <w:webHidden/>
              </w:rPr>
              <w:instrText xml:space="preserve"> PAGEREF _Toc373771131 \h </w:instrText>
            </w:r>
            <w:r>
              <w:rPr>
                <w:noProof/>
                <w:webHidden/>
              </w:rPr>
            </w:r>
            <w:r>
              <w:rPr>
                <w:noProof/>
                <w:webHidden/>
              </w:rPr>
              <w:fldChar w:fldCharType="separate"/>
            </w:r>
            <w:r>
              <w:rPr>
                <w:noProof/>
                <w:webHidden/>
              </w:rPr>
              <w:t>17</w:t>
            </w:r>
            <w:r>
              <w:rPr>
                <w:noProof/>
                <w:webHidden/>
              </w:rPr>
              <w:fldChar w:fldCharType="end"/>
            </w:r>
          </w:hyperlink>
        </w:p>
        <w:p w14:paraId="668C70B2"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32" w:history="1">
            <w:r w:rsidRPr="00FE1ED1">
              <w:rPr>
                <w:rStyle w:val="Hyperlink"/>
                <w:noProof/>
              </w:rPr>
              <w:t>2.1.</w:t>
            </w:r>
            <w:r>
              <w:rPr>
                <w:rFonts w:asciiTheme="minorHAnsi" w:eastAsiaTheme="minorEastAsia" w:hAnsiTheme="minorHAnsi" w:cstheme="minorBidi"/>
                <w:noProof/>
                <w:szCs w:val="22"/>
              </w:rPr>
              <w:tab/>
            </w:r>
            <w:r w:rsidRPr="00FE1ED1">
              <w:rPr>
                <w:rStyle w:val="Hyperlink"/>
                <w:noProof/>
              </w:rPr>
              <w:t>Functional Design Constraints (Brian)</w:t>
            </w:r>
            <w:r>
              <w:rPr>
                <w:noProof/>
                <w:webHidden/>
              </w:rPr>
              <w:tab/>
            </w:r>
            <w:r>
              <w:rPr>
                <w:noProof/>
                <w:webHidden/>
              </w:rPr>
              <w:fldChar w:fldCharType="begin"/>
            </w:r>
            <w:r>
              <w:rPr>
                <w:noProof/>
                <w:webHidden/>
              </w:rPr>
              <w:instrText xml:space="preserve"> PAGEREF _Toc373771132 \h </w:instrText>
            </w:r>
            <w:r>
              <w:rPr>
                <w:noProof/>
                <w:webHidden/>
              </w:rPr>
            </w:r>
            <w:r>
              <w:rPr>
                <w:noProof/>
                <w:webHidden/>
              </w:rPr>
              <w:fldChar w:fldCharType="separate"/>
            </w:r>
            <w:r>
              <w:rPr>
                <w:noProof/>
                <w:webHidden/>
              </w:rPr>
              <w:t>18</w:t>
            </w:r>
            <w:r>
              <w:rPr>
                <w:noProof/>
                <w:webHidden/>
              </w:rPr>
              <w:fldChar w:fldCharType="end"/>
            </w:r>
          </w:hyperlink>
        </w:p>
        <w:p w14:paraId="34CC50BB"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33" w:history="1">
            <w:r w:rsidRPr="00FE1ED1">
              <w:rPr>
                <w:rStyle w:val="Hyperlink"/>
                <w:noProof/>
              </w:rPr>
              <w:t>2.2.</w:t>
            </w:r>
            <w:r>
              <w:rPr>
                <w:rFonts w:asciiTheme="minorHAnsi" w:eastAsiaTheme="minorEastAsia" w:hAnsiTheme="minorHAnsi" w:cstheme="minorBidi"/>
                <w:noProof/>
                <w:szCs w:val="22"/>
              </w:rPr>
              <w:tab/>
            </w:r>
            <w:r w:rsidRPr="00FE1ED1">
              <w:rPr>
                <w:rStyle w:val="Hyperlink"/>
                <w:noProof/>
              </w:rPr>
              <w:t>Non-Functional Design Constraints (Brandon)</w:t>
            </w:r>
            <w:r>
              <w:rPr>
                <w:noProof/>
                <w:webHidden/>
              </w:rPr>
              <w:tab/>
            </w:r>
            <w:r>
              <w:rPr>
                <w:noProof/>
                <w:webHidden/>
              </w:rPr>
              <w:fldChar w:fldCharType="begin"/>
            </w:r>
            <w:r>
              <w:rPr>
                <w:noProof/>
                <w:webHidden/>
              </w:rPr>
              <w:instrText xml:space="preserve"> PAGEREF _Toc373771133 \h </w:instrText>
            </w:r>
            <w:r>
              <w:rPr>
                <w:noProof/>
                <w:webHidden/>
              </w:rPr>
            </w:r>
            <w:r>
              <w:rPr>
                <w:noProof/>
                <w:webHidden/>
              </w:rPr>
              <w:fldChar w:fldCharType="separate"/>
            </w:r>
            <w:r>
              <w:rPr>
                <w:noProof/>
                <w:webHidden/>
              </w:rPr>
              <w:t>18</w:t>
            </w:r>
            <w:r>
              <w:rPr>
                <w:noProof/>
                <w:webHidden/>
              </w:rPr>
              <w:fldChar w:fldCharType="end"/>
            </w:r>
          </w:hyperlink>
        </w:p>
        <w:p w14:paraId="1D41D746" w14:textId="77777777" w:rsidR="00D928BD" w:rsidRDefault="00D928BD">
          <w:pPr>
            <w:pStyle w:val="TOC1"/>
            <w:tabs>
              <w:tab w:val="left" w:pos="440"/>
              <w:tab w:val="right" w:leader="dot" w:pos="9350"/>
            </w:tabs>
            <w:rPr>
              <w:rFonts w:asciiTheme="minorHAnsi" w:eastAsiaTheme="minorEastAsia" w:hAnsiTheme="minorHAnsi" w:cstheme="minorBidi"/>
              <w:noProof/>
              <w:szCs w:val="22"/>
            </w:rPr>
          </w:pPr>
          <w:hyperlink w:anchor="_Toc373771134" w:history="1">
            <w:r w:rsidRPr="00FE1ED1">
              <w:rPr>
                <w:rStyle w:val="Hyperlink"/>
                <w:noProof/>
              </w:rPr>
              <w:t>3.</w:t>
            </w:r>
            <w:r>
              <w:rPr>
                <w:rFonts w:asciiTheme="minorHAnsi" w:eastAsiaTheme="minorEastAsia" w:hAnsiTheme="minorHAnsi" w:cstheme="minorBidi"/>
                <w:noProof/>
                <w:szCs w:val="22"/>
              </w:rPr>
              <w:tab/>
            </w:r>
            <w:r w:rsidRPr="00FE1ED1">
              <w:rPr>
                <w:rStyle w:val="Hyperlink"/>
                <w:noProof/>
              </w:rPr>
              <w:t>APPROACH</w:t>
            </w:r>
            <w:r>
              <w:rPr>
                <w:noProof/>
                <w:webHidden/>
              </w:rPr>
              <w:tab/>
            </w:r>
            <w:r>
              <w:rPr>
                <w:noProof/>
                <w:webHidden/>
              </w:rPr>
              <w:fldChar w:fldCharType="begin"/>
            </w:r>
            <w:r>
              <w:rPr>
                <w:noProof/>
                <w:webHidden/>
              </w:rPr>
              <w:instrText xml:space="preserve"> PAGEREF _Toc373771134 \h </w:instrText>
            </w:r>
            <w:r>
              <w:rPr>
                <w:noProof/>
                <w:webHidden/>
              </w:rPr>
            </w:r>
            <w:r>
              <w:rPr>
                <w:noProof/>
                <w:webHidden/>
              </w:rPr>
              <w:fldChar w:fldCharType="separate"/>
            </w:r>
            <w:r>
              <w:rPr>
                <w:noProof/>
                <w:webHidden/>
              </w:rPr>
              <w:t>19</w:t>
            </w:r>
            <w:r>
              <w:rPr>
                <w:noProof/>
                <w:webHidden/>
              </w:rPr>
              <w:fldChar w:fldCharType="end"/>
            </w:r>
          </w:hyperlink>
        </w:p>
        <w:p w14:paraId="01EC5AE5"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35" w:history="1">
            <w:r w:rsidRPr="00FE1ED1">
              <w:rPr>
                <w:rStyle w:val="Hyperlink"/>
                <w:noProof/>
              </w:rPr>
              <w:t>3.1.</w:t>
            </w:r>
            <w:r>
              <w:rPr>
                <w:rFonts w:asciiTheme="minorHAnsi" w:eastAsiaTheme="minorEastAsia" w:hAnsiTheme="minorHAnsi" w:cstheme="minorBidi"/>
                <w:noProof/>
                <w:szCs w:val="22"/>
              </w:rPr>
              <w:tab/>
            </w:r>
            <w:r w:rsidRPr="00FE1ED1">
              <w:rPr>
                <w:rStyle w:val="Hyperlink"/>
                <w:noProof/>
              </w:rPr>
              <w:t>Software Simulation Using Matlab/Simulink</w:t>
            </w:r>
            <w:r>
              <w:rPr>
                <w:noProof/>
                <w:webHidden/>
              </w:rPr>
              <w:tab/>
            </w:r>
            <w:r>
              <w:rPr>
                <w:noProof/>
                <w:webHidden/>
              </w:rPr>
              <w:fldChar w:fldCharType="begin"/>
            </w:r>
            <w:r>
              <w:rPr>
                <w:noProof/>
                <w:webHidden/>
              </w:rPr>
              <w:instrText xml:space="preserve"> PAGEREF _Toc373771135 \h </w:instrText>
            </w:r>
            <w:r>
              <w:rPr>
                <w:noProof/>
                <w:webHidden/>
              </w:rPr>
            </w:r>
            <w:r>
              <w:rPr>
                <w:noProof/>
                <w:webHidden/>
              </w:rPr>
              <w:fldChar w:fldCharType="separate"/>
            </w:r>
            <w:r>
              <w:rPr>
                <w:noProof/>
                <w:webHidden/>
              </w:rPr>
              <w:t>19</w:t>
            </w:r>
            <w:r>
              <w:rPr>
                <w:noProof/>
                <w:webHidden/>
              </w:rPr>
              <w:fldChar w:fldCharType="end"/>
            </w:r>
          </w:hyperlink>
        </w:p>
        <w:p w14:paraId="6367BB16"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36" w:history="1">
            <w:r w:rsidRPr="00FE1ED1">
              <w:rPr>
                <w:rStyle w:val="Hyperlink"/>
                <w:noProof/>
              </w:rPr>
              <w:t>3.1.1.</w:t>
            </w:r>
            <w:r>
              <w:rPr>
                <w:rFonts w:asciiTheme="minorHAnsi" w:eastAsiaTheme="minorEastAsia" w:hAnsiTheme="minorHAnsi" w:cstheme="minorBidi"/>
                <w:noProof/>
                <w:szCs w:val="22"/>
              </w:rPr>
              <w:tab/>
            </w:r>
            <w:r w:rsidRPr="00FE1ED1">
              <w:rPr>
                <w:rStyle w:val="Hyperlink"/>
                <w:noProof/>
              </w:rPr>
              <w:t>Manchester Encoder/Decoder</w:t>
            </w:r>
            <w:r>
              <w:rPr>
                <w:noProof/>
                <w:webHidden/>
              </w:rPr>
              <w:tab/>
            </w:r>
            <w:r>
              <w:rPr>
                <w:noProof/>
                <w:webHidden/>
              </w:rPr>
              <w:fldChar w:fldCharType="begin"/>
            </w:r>
            <w:r>
              <w:rPr>
                <w:noProof/>
                <w:webHidden/>
              </w:rPr>
              <w:instrText xml:space="preserve"> PAGEREF _Toc373771136 \h </w:instrText>
            </w:r>
            <w:r>
              <w:rPr>
                <w:noProof/>
                <w:webHidden/>
              </w:rPr>
            </w:r>
            <w:r>
              <w:rPr>
                <w:noProof/>
                <w:webHidden/>
              </w:rPr>
              <w:fldChar w:fldCharType="separate"/>
            </w:r>
            <w:r>
              <w:rPr>
                <w:noProof/>
                <w:webHidden/>
              </w:rPr>
              <w:t>19</w:t>
            </w:r>
            <w:r>
              <w:rPr>
                <w:noProof/>
                <w:webHidden/>
              </w:rPr>
              <w:fldChar w:fldCharType="end"/>
            </w:r>
          </w:hyperlink>
        </w:p>
        <w:p w14:paraId="1D81282B"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37" w:history="1">
            <w:r w:rsidRPr="00FE1ED1">
              <w:rPr>
                <w:rStyle w:val="Hyperlink"/>
                <w:noProof/>
              </w:rPr>
              <w:t>3.1.2.</w:t>
            </w:r>
            <w:r>
              <w:rPr>
                <w:rFonts w:asciiTheme="minorHAnsi" w:eastAsiaTheme="minorEastAsia" w:hAnsiTheme="minorHAnsi" w:cstheme="minorBidi"/>
                <w:noProof/>
                <w:szCs w:val="22"/>
              </w:rPr>
              <w:tab/>
            </w:r>
            <w:r w:rsidRPr="00FE1ED1">
              <w:rPr>
                <w:rStyle w:val="Hyperlink"/>
                <w:noProof/>
              </w:rPr>
              <w:t>Modulation of FSK and BPSK</w:t>
            </w:r>
            <w:r>
              <w:rPr>
                <w:noProof/>
                <w:webHidden/>
              </w:rPr>
              <w:tab/>
            </w:r>
            <w:r>
              <w:rPr>
                <w:noProof/>
                <w:webHidden/>
              </w:rPr>
              <w:fldChar w:fldCharType="begin"/>
            </w:r>
            <w:r>
              <w:rPr>
                <w:noProof/>
                <w:webHidden/>
              </w:rPr>
              <w:instrText xml:space="preserve"> PAGEREF _Toc373771137 \h </w:instrText>
            </w:r>
            <w:r>
              <w:rPr>
                <w:noProof/>
                <w:webHidden/>
              </w:rPr>
            </w:r>
            <w:r>
              <w:rPr>
                <w:noProof/>
                <w:webHidden/>
              </w:rPr>
              <w:fldChar w:fldCharType="separate"/>
            </w:r>
            <w:r>
              <w:rPr>
                <w:noProof/>
                <w:webHidden/>
              </w:rPr>
              <w:t>22</w:t>
            </w:r>
            <w:r>
              <w:rPr>
                <w:noProof/>
                <w:webHidden/>
              </w:rPr>
              <w:fldChar w:fldCharType="end"/>
            </w:r>
          </w:hyperlink>
        </w:p>
        <w:p w14:paraId="7EEEB6AF"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38" w:history="1">
            <w:r w:rsidRPr="00FE1ED1">
              <w:rPr>
                <w:rStyle w:val="Hyperlink"/>
                <w:noProof/>
              </w:rPr>
              <w:t>3.1.3.</w:t>
            </w:r>
            <w:r>
              <w:rPr>
                <w:rFonts w:asciiTheme="minorHAnsi" w:eastAsiaTheme="minorEastAsia" w:hAnsiTheme="minorHAnsi" w:cstheme="minorBidi"/>
                <w:noProof/>
                <w:szCs w:val="22"/>
              </w:rPr>
              <w:tab/>
            </w:r>
            <w:r w:rsidRPr="00FE1ED1">
              <w:rPr>
                <w:rStyle w:val="Hyperlink"/>
                <w:noProof/>
              </w:rPr>
              <w:t>Coherent Demodulation of FSK and BPSK using Phase Lock Loops</w:t>
            </w:r>
            <w:r>
              <w:rPr>
                <w:noProof/>
                <w:webHidden/>
              </w:rPr>
              <w:tab/>
            </w:r>
            <w:r>
              <w:rPr>
                <w:noProof/>
                <w:webHidden/>
              </w:rPr>
              <w:fldChar w:fldCharType="begin"/>
            </w:r>
            <w:r>
              <w:rPr>
                <w:noProof/>
                <w:webHidden/>
              </w:rPr>
              <w:instrText xml:space="preserve"> PAGEREF _Toc373771138 \h </w:instrText>
            </w:r>
            <w:r>
              <w:rPr>
                <w:noProof/>
                <w:webHidden/>
              </w:rPr>
            </w:r>
            <w:r>
              <w:rPr>
                <w:noProof/>
                <w:webHidden/>
              </w:rPr>
              <w:fldChar w:fldCharType="separate"/>
            </w:r>
            <w:r>
              <w:rPr>
                <w:noProof/>
                <w:webHidden/>
              </w:rPr>
              <w:t>24</w:t>
            </w:r>
            <w:r>
              <w:rPr>
                <w:noProof/>
                <w:webHidden/>
              </w:rPr>
              <w:fldChar w:fldCharType="end"/>
            </w:r>
          </w:hyperlink>
        </w:p>
        <w:p w14:paraId="26E35934" w14:textId="77777777" w:rsidR="00D928BD" w:rsidRDefault="00D928BD">
          <w:pPr>
            <w:pStyle w:val="TOC3"/>
            <w:tabs>
              <w:tab w:val="left" w:pos="1320"/>
              <w:tab w:val="right" w:leader="dot" w:pos="9350"/>
            </w:tabs>
            <w:rPr>
              <w:rFonts w:asciiTheme="minorHAnsi" w:eastAsiaTheme="minorEastAsia" w:hAnsiTheme="minorHAnsi" w:cstheme="minorBidi"/>
              <w:noProof/>
              <w:szCs w:val="22"/>
            </w:rPr>
          </w:pPr>
          <w:hyperlink w:anchor="_Toc373771139" w:history="1">
            <w:r w:rsidRPr="00FE1ED1">
              <w:rPr>
                <w:rStyle w:val="Hyperlink"/>
                <w:noProof/>
              </w:rPr>
              <w:t>3.1.4.</w:t>
            </w:r>
            <w:r>
              <w:rPr>
                <w:rFonts w:asciiTheme="minorHAnsi" w:eastAsiaTheme="minorEastAsia" w:hAnsiTheme="minorHAnsi" w:cstheme="minorBidi"/>
                <w:noProof/>
                <w:szCs w:val="22"/>
              </w:rPr>
              <w:tab/>
            </w:r>
            <w:r w:rsidRPr="00FE1ED1">
              <w:rPr>
                <w:rStyle w:val="Hyperlink"/>
                <w:noProof/>
              </w:rPr>
              <w:t>Concatenated FEC codes (Brandon)</w:t>
            </w:r>
            <w:r>
              <w:rPr>
                <w:noProof/>
                <w:webHidden/>
              </w:rPr>
              <w:tab/>
            </w:r>
            <w:r>
              <w:rPr>
                <w:noProof/>
                <w:webHidden/>
              </w:rPr>
              <w:fldChar w:fldCharType="begin"/>
            </w:r>
            <w:r>
              <w:rPr>
                <w:noProof/>
                <w:webHidden/>
              </w:rPr>
              <w:instrText xml:space="preserve"> PAGEREF _Toc373771139 \h </w:instrText>
            </w:r>
            <w:r>
              <w:rPr>
                <w:noProof/>
                <w:webHidden/>
              </w:rPr>
            </w:r>
            <w:r>
              <w:rPr>
                <w:noProof/>
                <w:webHidden/>
              </w:rPr>
              <w:fldChar w:fldCharType="separate"/>
            </w:r>
            <w:r>
              <w:rPr>
                <w:noProof/>
                <w:webHidden/>
              </w:rPr>
              <w:t>36</w:t>
            </w:r>
            <w:r>
              <w:rPr>
                <w:noProof/>
                <w:webHidden/>
              </w:rPr>
              <w:fldChar w:fldCharType="end"/>
            </w:r>
          </w:hyperlink>
        </w:p>
        <w:p w14:paraId="7AE1DCA7" w14:textId="77777777" w:rsidR="00D928BD" w:rsidRDefault="00D928BD">
          <w:pPr>
            <w:pStyle w:val="TOC2"/>
            <w:tabs>
              <w:tab w:val="left" w:pos="880"/>
              <w:tab w:val="right" w:leader="dot" w:pos="9350"/>
            </w:tabs>
            <w:rPr>
              <w:rFonts w:asciiTheme="minorHAnsi" w:eastAsiaTheme="minorEastAsia" w:hAnsiTheme="minorHAnsi" w:cstheme="minorBidi"/>
              <w:noProof/>
              <w:szCs w:val="22"/>
            </w:rPr>
          </w:pPr>
          <w:hyperlink w:anchor="_Toc373771140" w:history="1">
            <w:r w:rsidRPr="00FE1ED1">
              <w:rPr>
                <w:rStyle w:val="Hyperlink"/>
                <w:noProof/>
              </w:rPr>
              <w:t>3.2.</w:t>
            </w:r>
            <w:r>
              <w:rPr>
                <w:rFonts w:asciiTheme="minorHAnsi" w:eastAsiaTheme="minorEastAsia" w:hAnsiTheme="minorHAnsi" w:cstheme="minorBidi"/>
                <w:noProof/>
                <w:szCs w:val="22"/>
              </w:rPr>
              <w:tab/>
            </w:r>
            <w:r w:rsidRPr="00FE1ED1">
              <w:rPr>
                <w:rStyle w:val="Hyperlink"/>
                <w:noProof/>
              </w:rPr>
              <w:t>Hardware Implementation using ISE Design Suite</w:t>
            </w:r>
            <w:r>
              <w:rPr>
                <w:noProof/>
                <w:webHidden/>
              </w:rPr>
              <w:tab/>
            </w:r>
            <w:r>
              <w:rPr>
                <w:noProof/>
                <w:webHidden/>
              </w:rPr>
              <w:fldChar w:fldCharType="begin"/>
            </w:r>
            <w:r>
              <w:rPr>
                <w:noProof/>
                <w:webHidden/>
              </w:rPr>
              <w:instrText xml:space="preserve"> PAGEREF _Toc373771140 \h </w:instrText>
            </w:r>
            <w:r>
              <w:rPr>
                <w:noProof/>
                <w:webHidden/>
              </w:rPr>
            </w:r>
            <w:r>
              <w:rPr>
                <w:noProof/>
                <w:webHidden/>
              </w:rPr>
              <w:fldChar w:fldCharType="separate"/>
            </w:r>
            <w:r>
              <w:rPr>
                <w:noProof/>
                <w:webHidden/>
              </w:rPr>
              <w:t>42</w:t>
            </w:r>
            <w:r>
              <w:rPr>
                <w:noProof/>
                <w:webHidden/>
              </w:rPr>
              <w:fldChar w:fldCharType="end"/>
            </w:r>
          </w:hyperlink>
        </w:p>
        <w:p w14:paraId="45DAFEC9" w14:textId="77777777" w:rsidR="00D928BD" w:rsidRDefault="00D928BD">
          <w:pPr>
            <w:pStyle w:val="TOC1"/>
            <w:tabs>
              <w:tab w:val="left" w:pos="440"/>
              <w:tab w:val="right" w:leader="dot" w:pos="9350"/>
            </w:tabs>
            <w:rPr>
              <w:rFonts w:asciiTheme="minorHAnsi" w:eastAsiaTheme="minorEastAsia" w:hAnsiTheme="minorHAnsi" w:cstheme="minorBidi"/>
              <w:noProof/>
              <w:szCs w:val="22"/>
            </w:rPr>
          </w:pPr>
          <w:hyperlink w:anchor="_Toc373771141" w:history="1">
            <w:r w:rsidRPr="00FE1ED1">
              <w:rPr>
                <w:rStyle w:val="Hyperlink"/>
                <w:noProof/>
              </w:rPr>
              <w:t>4.</w:t>
            </w:r>
            <w:r>
              <w:rPr>
                <w:rFonts w:asciiTheme="minorHAnsi" w:eastAsiaTheme="minorEastAsia" w:hAnsiTheme="minorHAnsi" w:cstheme="minorBidi"/>
                <w:noProof/>
                <w:szCs w:val="22"/>
              </w:rPr>
              <w:tab/>
            </w:r>
            <w:r w:rsidRPr="00FE1ED1">
              <w:rPr>
                <w:rStyle w:val="Hyperlink"/>
                <w:noProof/>
              </w:rPr>
              <w:t>EVALUATION (Brandon)</w:t>
            </w:r>
            <w:r>
              <w:rPr>
                <w:noProof/>
                <w:webHidden/>
              </w:rPr>
              <w:tab/>
            </w:r>
            <w:r>
              <w:rPr>
                <w:noProof/>
                <w:webHidden/>
              </w:rPr>
              <w:fldChar w:fldCharType="begin"/>
            </w:r>
            <w:r>
              <w:rPr>
                <w:noProof/>
                <w:webHidden/>
              </w:rPr>
              <w:instrText xml:space="preserve"> PAGEREF _Toc373771141 \h </w:instrText>
            </w:r>
            <w:r>
              <w:rPr>
                <w:noProof/>
                <w:webHidden/>
              </w:rPr>
            </w:r>
            <w:r>
              <w:rPr>
                <w:noProof/>
                <w:webHidden/>
              </w:rPr>
              <w:fldChar w:fldCharType="separate"/>
            </w:r>
            <w:r>
              <w:rPr>
                <w:noProof/>
                <w:webHidden/>
              </w:rPr>
              <w:t>42</w:t>
            </w:r>
            <w:r>
              <w:rPr>
                <w:noProof/>
                <w:webHidden/>
              </w:rPr>
              <w:fldChar w:fldCharType="end"/>
            </w:r>
          </w:hyperlink>
        </w:p>
        <w:p w14:paraId="7D6D3244" w14:textId="77777777" w:rsidR="00D928BD" w:rsidRDefault="00D928BD">
          <w:pPr>
            <w:pStyle w:val="TOC1"/>
            <w:tabs>
              <w:tab w:val="left" w:pos="440"/>
              <w:tab w:val="right" w:leader="dot" w:pos="9350"/>
            </w:tabs>
            <w:rPr>
              <w:rFonts w:asciiTheme="minorHAnsi" w:eastAsiaTheme="minorEastAsia" w:hAnsiTheme="minorHAnsi" w:cstheme="minorBidi"/>
              <w:noProof/>
              <w:szCs w:val="22"/>
            </w:rPr>
          </w:pPr>
          <w:hyperlink w:anchor="_Toc373771142" w:history="1">
            <w:r w:rsidRPr="00FE1ED1">
              <w:rPr>
                <w:rStyle w:val="Hyperlink"/>
                <w:noProof/>
              </w:rPr>
              <w:t>5.</w:t>
            </w:r>
            <w:r>
              <w:rPr>
                <w:rFonts w:asciiTheme="minorHAnsi" w:eastAsiaTheme="minorEastAsia" w:hAnsiTheme="minorHAnsi" w:cstheme="minorBidi"/>
                <w:noProof/>
                <w:szCs w:val="22"/>
              </w:rPr>
              <w:tab/>
            </w:r>
            <w:r w:rsidRPr="00FE1ED1">
              <w:rPr>
                <w:rStyle w:val="Hyperlink"/>
                <w:noProof/>
              </w:rPr>
              <w:t>SUMMARY AND FUTURE WORK</w:t>
            </w:r>
            <w:r>
              <w:rPr>
                <w:noProof/>
                <w:webHidden/>
              </w:rPr>
              <w:tab/>
            </w:r>
            <w:r>
              <w:rPr>
                <w:noProof/>
                <w:webHidden/>
              </w:rPr>
              <w:fldChar w:fldCharType="begin"/>
            </w:r>
            <w:r>
              <w:rPr>
                <w:noProof/>
                <w:webHidden/>
              </w:rPr>
              <w:instrText xml:space="preserve"> PAGEREF _Toc373771142 \h </w:instrText>
            </w:r>
            <w:r>
              <w:rPr>
                <w:noProof/>
                <w:webHidden/>
              </w:rPr>
            </w:r>
            <w:r>
              <w:rPr>
                <w:noProof/>
                <w:webHidden/>
              </w:rPr>
              <w:fldChar w:fldCharType="separate"/>
            </w:r>
            <w:r>
              <w:rPr>
                <w:noProof/>
                <w:webHidden/>
              </w:rPr>
              <w:t>43</w:t>
            </w:r>
            <w:r>
              <w:rPr>
                <w:noProof/>
                <w:webHidden/>
              </w:rPr>
              <w:fldChar w:fldCharType="end"/>
            </w:r>
          </w:hyperlink>
        </w:p>
        <w:p w14:paraId="612E6552" w14:textId="77777777" w:rsidR="00D928BD" w:rsidRDefault="00D928BD">
          <w:pPr>
            <w:pStyle w:val="TOC1"/>
            <w:tabs>
              <w:tab w:val="left" w:pos="440"/>
              <w:tab w:val="right" w:leader="dot" w:pos="9350"/>
            </w:tabs>
            <w:rPr>
              <w:rFonts w:asciiTheme="minorHAnsi" w:eastAsiaTheme="minorEastAsia" w:hAnsiTheme="minorHAnsi" w:cstheme="minorBidi"/>
              <w:noProof/>
              <w:szCs w:val="22"/>
            </w:rPr>
          </w:pPr>
          <w:hyperlink w:anchor="_Toc373771143" w:history="1">
            <w:r w:rsidRPr="00FE1ED1">
              <w:rPr>
                <w:rStyle w:val="Hyperlink"/>
                <w:noProof/>
              </w:rPr>
              <w:t>6.</w:t>
            </w:r>
            <w:r>
              <w:rPr>
                <w:rFonts w:asciiTheme="minorHAnsi" w:eastAsiaTheme="minorEastAsia" w:hAnsiTheme="minorHAnsi" w:cstheme="minorBidi"/>
                <w:noProof/>
                <w:szCs w:val="22"/>
              </w:rPr>
              <w:tab/>
            </w:r>
            <w:r w:rsidRPr="00FE1ED1">
              <w:rPr>
                <w:rStyle w:val="Hyperlink"/>
                <w:noProof/>
              </w:rPr>
              <w:t>ACKNOWLEDGEMENTS</w:t>
            </w:r>
            <w:r>
              <w:rPr>
                <w:noProof/>
                <w:webHidden/>
              </w:rPr>
              <w:tab/>
            </w:r>
            <w:r>
              <w:rPr>
                <w:noProof/>
                <w:webHidden/>
              </w:rPr>
              <w:fldChar w:fldCharType="begin"/>
            </w:r>
            <w:r>
              <w:rPr>
                <w:noProof/>
                <w:webHidden/>
              </w:rPr>
              <w:instrText xml:space="preserve"> PAGEREF _Toc373771143 \h </w:instrText>
            </w:r>
            <w:r>
              <w:rPr>
                <w:noProof/>
                <w:webHidden/>
              </w:rPr>
            </w:r>
            <w:r>
              <w:rPr>
                <w:noProof/>
                <w:webHidden/>
              </w:rPr>
              <w:fldChar w:fldCharType="separate"/>
            </w:r>
            <w:r>
              <w:rPr>
                <w:noProof/>
                <w:webHidden/>
              </w:rPr>
              <w:t>43</w:t>
            </w:r>
            <w:r>
              <w:rPr>
                <w:noProof/>
                <w:webHidden/>
              </w:rPr>
              <w:fldChar w:fldCharType="end"/>
            </w:r>
          </w:hyperlink>
        </w:p>
        <w:p w14:paraId="4BF1D620" w14:textId="77777777" w:rsidR="00D928BD" w:rsidRDefault="00D928BD">
          <w:pPr>
            <w:pStyle w:val="TOC1"/>
            <w:tabs>
              <w:tab w:val="left" w:pos="440"/>
              <w:tab w:val="right" w:leader="dot" w:pos="9350"/>
            </w:tabs>
            <w:rPr>
              <w:rFonts w:asciiTheme="minorHAnsi" w:eastAsiaTheme="minorEastAsia" w:hAnsiTheme="minorHAnsi" w:cstheme="minorBidi"/>
              <w:noProof/>
              <w:szCs w:val="22"/>
            </w:rPr>
          </w:pPr>
          <w:hyperlink w:anchor="_Toc373771144" w:history="1">
            <w:r w:rsidRPr="00FE1ED1">
              <w:rPr>
                <w:rStyle w:val="Hyperlink"/>
                <w:noProof/>
              </w:rPr>
              <w:t>7.</w:t>
            </w:r>
            <w:r>
              <w:rPr>
                <w:rFonts w:asciiTheme="minorHAnsi" w:eastAsiaTheme="minorEastAsia" w:hAnsiTheme="minorHAnsi" w:cstheme="minorBidi"/>
                <w:noProof/>
                <w:szCs w:val="22"/>
              </w:rPr>
              <w:tab/>
            </w:r>
            <w:r w:rsidRPr="00FE1ED1">
              <w:rPr>
                <w:rStyle w:val="Hyperlink"/>
                <w:noProof/>
              </w:rPr>
              <w:t>REFERENCES</w:t>
            </w:r>
            <w:r>
              <w:rPr>
                <w:noProof/>
                <w:webHidden/>
              </w:rPr>
              <w:tab/>
            </w:r>
            <w:r>
              <w:rPr>
                <w:noProof/>
                <w:webHidden/>
              </w:rPr>
              <w:fldChar w:fldCharType="begin"/>
            </w:r>
            <w:r>
              <w:rPr>
                <w:noProof/>
                <w:webHidden/>
              </w:rPr>
              <w:instrText xml:space="preserve"> PAGEREF _Toc373771144 \h </w:instrText>
            </w:r>
            <w:r>
              <w:rPr>
                <w:noProof/>
                <w:webHidden/>
              </w:rPr>
            </w:r>
            <w:r>
              <w:rPr>
                <w:noProof/>
                <w:webHidden/>
              </w:rPr>
              <w:fldChar w:fldCharType="separate"/>
            </w:r>
            <w:r>
              <w:rPr>
                <w:noProof/>
                <w:webHidden/>
              </w:rPr>
              <w:t>44</w:t>
            </w:r>
            <w:r>
              <w:rPr>
                <w:noProof/>
                <w:webHidden/>
              </w:rPr>
              <w:fldChar w:fldCharType="end"/>
            </w:r>
          </w:hyperlink>
        </w:p>
        <w:p w14:paraId="3717536C" w14:textId="77777777" w:rsidR="00D928BD" w:rsidRDefault="00D928BD" w:rsidP="00D928BD">
          <w:r>
            <w:rPr>
              <w:b/>
              <w:bCs/>
              <w:noProof/>
            </w:rPr>
            <w:fldChar w:fldCharType="end"/>
          </w:r>
        </w:p>
      </w:sdtContent>
    </w:sdt>
    <w:p w14:paraId="14E81F71" w14:textId="77777777" w:rsidR="00D928BD" w:rsidRDefault="00D928BD" w:rsidP="00D928BD">
      <w:pPr>
        <w:pStyle w:val="SDTOC"/>
        <w:spacing w:after="120"/>
      </w:pPr>
    </w:p>
    <w:p w14:paraId="280AF749" w14:textId="77777777" w:rsidR="00D928BD" w:rsidRDefault="00D928BD" w:rsidP="00D928BD">
      <w:pPr>
        <w:widowControl/>
        <w:overflowPunct/>
        <w:autoSpaceDE/>
        <w:adjustRightInd/>
        <w:spacing w:after="0"/>
        <w:jc w:val="left"/>
        <w:rPr>
          <w:b/>
          <w:caps/>
        </w:rPr>
      </w:pPr>
      <w:r>
        <w:br w:type="page"/>
      </w:r>
    </w:p>
    <w:p w14:paraId="47BD7F10" w14:textId="77777777" w:rsidR="00D928BD" w:rsidRDefault="00D928BD" w:rsidP="00D928BD">
      <w:pPr>
        <w:widowControl/>
        <w:overflowPunct/>
        <w:autoSpaceDE/>
        <w:adjustRightInd/>
        <w:spacing w:after="0"/>
        <w:jc w:val="left"/>
        <w:rPr>
          <w:b/>
          <w:caps/>
        </w:rPr>
      </w:pPr>
    </w:p>
    <w:p w14:paraId="4BC076F5" w14:textId="77777777" w:rsidR="00D928BD" w:rsidRDefault="00D928BD" w:rsidP="00D928BD">
      <w:pPr>
        <w:pStyle w:val="Heading1"/>
        <w:numPr>
          <w:ilvl w:val="0"/>
          <w:numId w:val="27"/>
        </w:numPr>
        <w:textAlignment w:val="auto"/>
      </w:pPr>
      <w:bookmarkStart w:id="3" w:name="_Ref49478891"/>
      <w:bookmarkStart w:id="4" w:name="_Toc373771118"/>
      <w:r>
        <w:t>Problem</w:t>
      </w:r>
      <w:bookmarkEnd w:id="3"/>
      <w:bookmarkEnd w:id="4"/>
    </w:p>
    <w:p w14:paraId="31A06F4B" w14:textId="77777777" w:rsidR="00D928BD" w:rsidRDefault="00D928BD" w:rsidP="00D928BD">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Ref49480580"/>
      <w:bookmarkStart w:id="8" w:name="_Toc373771119"/>
      <w:bookmarkEnd w:id="5"/>
      <w:r>
        <w:t>Overall Objectives</w:t>
      </w:r>
      <w:bookmarkEnd w:id="6"/>
      <w:bookmarkEnd w:id="8"/>
    </w:p>
    <w:p w14:paraId="72DA655D" w14:textId="77777777" w:rsidR="00D928BD" w:rsidRDefault="00D928BD" w:rsidP="00D928BD">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3F6F87D0" w14:textId="77777777" w:rsidR="00D928BD" w:rsidRDefault="00D928BD" w:rsidP="00D928BD">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34BA071D" w14:textId="77777777" w:rsidR="00D928BD" w:rsidRDefault="00D928BD" w:rsidP="00D928BD">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5FAFA120" w14:textId="77777777" w:rsidR="00D928BD" w:rsidRDefault="00D928BD" w:rsidP="00D928BD">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6FC52E4D" w14:textId="77777777" w:rsidR="00D928BD" w:rsidRDefault="00D928BD" w:rsidP="00D928BD">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7A8E2C77" w14:textId="77777777" w:rsidR="00D928BD" w:rsidRDefault="00D928BD" w:rsidP="00D928BD">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3B4CD208" w14:textId="77777777" w:rsidR="00D928BD" w:rsidRDefault="00D928BD" w:rsidP="00D928BD">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0D22600A" w14:textId="77777777" w:rsidR="00D928BD" w:rsidRDefault="00D928BD" w:rsidP="00D928BD">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7ACB1F05" w14:textId="77777777" w:rsidR="00D928BD" w:rsidRDefault="00D928BD" w:rsidP="00D928BD">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5D71F648" w14:textId="77777777" w:rsidR="00D928BD" w:rsidRDefault="00D928BD" w:rsidP="00D928BD">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7801FE8C" w14:textId="77777777" w:rsidR="00D928BD" w:rsidRDefault="00D928BD" w:rsidP="00D928BD">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7F8F2B41" w14:textId="77777777" w:rsidR="00D928BD" w:rsidRDefault="00D928BD" w:rsidP="00D928BD">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327B5A1F" w14:textId="77777777" w:rsidR="00D928BD" w:rsidRDefault="00D928BD" w:rsidP="00D928BD">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19).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413D1454" w14:textId="0DD2ED61" w:rsidR="00D928BD" w:rsidRDefault="00D928BD" w:rsidP="00D928BD">
      <w:pPr>
        <w:jc w:val="center"/>
      </w:pPr>
      <w:r>
        <w:rPr>
          <w:noProof/>
        </w:rPr>
        <w:drawing>
          <wp:inline distT="0" distB="0" distL="0" distR="0" wp14:anchorId="4E15E99E" wp14:editId="55F75DB6">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5F41B5C7" w14:textId="4EAD6ECD" w:rsidR="00D928BD" w:rsidRDefault="00D928BD" w:rsidP="00D928BD">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w:t>
      </w:r>
      <w:r>
        <w:rPr>
          <w:b w:val="0"/>
          <w:sz w:val="18"/>
        </w:rPr>
        <w:t xml:space="preserve"> Top-level diagram for the FEC engine (System C) consisting of a block code pair, an interleaving pair, and a convolutional code pair. </w:t>
      </w:r>
    </w:p>
    <w:p w14:paraId="76E77645" w14:textId="77777777" w:rsidR="00D928BD" w:rsidRDefault="00D928BD" w:rsidP="00D928BD">
      <w:pPr>
        <w:pStyle w:val="Heading3"/>
        <w:numPr>
          <w:ilvl w:val="2"/>
          <w:numId w:val="27"/>
        </w:numPr>
        <w:tabs>
          <w:tab w:val="left" w:pos="720"/>
        </w:tabs>
        <w:ind w:left="0"/>
        <w:textAlignment w:val="auto"/>
      </w:pPr>
      <w:bookmarkStart w:id="16" w:name="_Toc373771123"/>
      <w:r>
        <w:t>Line Coding:  Non Return Zero and Manchester</w:t>
      </w:r>
      <w:bookmarkEnd w:id="16"/>
    </w:p>
    <w:p w14:paraId="28B1333F" w14:textId="77777777" w:rsidR="00D928BD" w:rsidRDefault="00D928BD" w:rsidP="00D928BD">
      <w:r>
        <w:t xml:space="preserve">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‘1’ is represented by a positive voltage while a ‘0’ is represented by zero voltage.  Conversely, Manchester line code represents a ‘1’ by a transition from zero volts to a positive voltage during the second half of the bit period while a ‘0’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more easily extract a clock used for synchronization between the transmitter and receiver.  The tradeoff is increased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bit period.  It can also be shown that each line code has a theoretical probability of bit error to be:</w:t>
      </w:r>
    </w:p>
    <w:p w14:paraId="3107CD3B" w14:textId="77777777" w:rsidR="00D928BD" w:rsidRDefault="00D928BD" w:rsidP="00D928BD">
      <w:pPr>
        <w:pStyle w:val="Caption"/>
      </w:pPr>
      <m:oMathPara>
        <m:oMathParaPr>
          <m:jc m:val="right"/>
        </m:oMathPara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1</m:t>
          </m:r>
          <m:r>
            <m:rPr>
              <m:sty m:val="b"/>
            </m:rPr>
            <w:rPr>
              <w:rFonts w:ascii="Cambria Math" w:hAnsi="Cambria Math"/>
            </w:rPr>
            <w:fldChar w:fldCharType="end"/>
          </m:r>
          <m:r>
            <m:rPr>
              <m:sty m:val="bi"/>
            </m:rPr>
            <w:rPr>
              <w:rFonts w:ascii="Cambria Math" w:hAnsi="Cambria Math"/>
            </w:rPr>
            <m:t>)</m:t>
          </m:r>
        </m:oMath>
      </m:oMathPara>
    </w:p>
    <w:p w14:paraId="13592601" w14:textId="77777777" w:rsidR="00D928BD" w:rsidRDefault="00D928BD" w:rsidP="00D928BD">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coding that will be used in both the FSK and BPSK modem will be Manchester coding.</w:t>
      </w:r>
    </w:p>
    <w:p w14:paraId="5E13B879" w14:textId="77777777" w:rsidR="00D928BD" w:rsidRDefault="00D928BD" w:rsidP="00D928BD">
      <w:pPr>
        <w:pStyle w:val="Heading3"/>
        <w:numPr>
          <w:ilvl w:val="2"/>
          <w:numId w:val="27"/>
        </w:numPr>
        <w:tabs>
          <w:tab w:val="left" w:pos="720"/>
        </w:tabs>
        <w:ind w:left="0"/>
        <w:textAlignment w:val="auto"/>
      </w:pPr>
      <w:bookmarkStart w:id="17" w:name="_Toc373771124"/>
      <w:r>
        <w:lastRenderedPageBreak/>
        <w:t>BPSK Carrier Recovery</w:t>
      </w:r>
      <w:bookmarkEnd w:id="17"/>
    </w:p>
    <w:p w14:paraId="3598D811" w14:textId="77777777" w:rsidR="00D928BD" w:rsidRDefault="00D928BD" w:rsidP="00D928BD">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43A5E369" w14:textId="77777777" w:rsidR="00D928BD" w:rsidRDefault="00D928BD" w:rsidP="00D928BD">
      <w:pPr>
        <w:spacing w:before="120"/>
      </w:pPr>
      <w:r>
        <w:t>The successful extraction of information from a received signal in a coherent demodulator requires both carrier and timing synchronization.  Figure 21 illustrates the architecture of a typical coherent demodulator.</w:t>
      </w:r>
    </w:p>
    <w:p w14:paraId="4E1207D0" w14:textId="47C52B75" w:rsidR="00D928BD" w:rsidRDefault="00D928BD" w:rsidP="00D928BD">
      <w:pPr>
        <w:spacing w:before="120"/>
        <w:jc w:val="center"/>
      </w:pPr>
      <w:r>
        <w:rPr>
          <w:noProof/>
        </w:rPr>
        <w:drawing>
          <wp:inline distT="0" distB="0" distL="0" distR="0" wp14:anchorId="39B03A8D" wp14:editId="07DD16ED">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24C29A25" w14:textId="77777777" w:rsidR="00D928BD" w:rsidRDefault="00D928BD" w:rsidP="00D928BD">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58A04047" w14:textId="77777777" w:rsidR="00D928BD" w:rsidRDefault="00D928BD" w:rsidP="00D928BD">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16CEBE89" w14:textId="77777777" w:rsidR="00D928BD" w:rsidRDefault="00D928BD" w:rsidP="00D928BD">
      <w:pPr>
        <w:spacing w:before="120"/>
        <w:rPr>
          <w:b/>
        </w:rPr>
      </w:pPr>
      <w:r>
        <w:rPr>
          <w:b/>
        </w:rPr>
        <w:t xml:space="preserve">Carrier Recovery using Squaring Loop </w:t>
      </w:r>
    </w:p>
    <w:p w14:paraId="14703FF9" w14:textId="77777777" w:rsidR="00D928BD" w:rsidRDefault="00D928BD" w:rsidP="00D928BD">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The operation of the squaring is shown in Figure 3.</w:t>
      </w:r>
    </w:p>
    <w:p w14:paraId="315301C2" w14:textId="5B4CAED6" w:rsidR="00D928BD" w:rsidRDefault="00D928BD" w:rsidP="00D928BD">
      <w:pPr>
        <w:jc w:val="center"/>
      </w:pPr>
      <w:r>
        <w:rPr>
          <w:noProof/>
        </w:rPr>
        <w:lastRenderedPageBreak/>
        <w:drawing>
          <wp:inline distT="0" distB="0" distL="0" distR="0" wp14:anchorId="38C2F922" wp14:editId="30F25251">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58774232" w14:textId="77777777" w:rsidR="00D928BD" w:rsidRDefault="00D928BD" w:rsidP="00D928BD">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2336661" w14:textId="77777777" w:rsidR="00D928BD" w:rsidRDefault="00D928BD" w:rsidP="00D928BD">
      <w:pPr>
        <w:jc w:val="left"/>
        <w:rPr>
          <w:b/>
          <w:sz w:val="18"/>
        </w:rPr>
      </w:pPr>
      <w:r>
        <w:rPr>
          <w:b/>
        </w:rPr>
        <w:t xml:space="preserve">Carrier Recovery using Costas Loop </w:t>
      </w:r>
    </w:p>
    <w:p w14:paraId="38EB9EDC" w14:textId="77777777" w:rsidR="00D928BD" w:rsidRDefault="00D928BD" w:rsidP="00D928BD">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423A2F12" w14:textId="62AF2A75" w:rsidR="00D928BD" w:rsidRDefault="00D928BD" w:rsidP="00D928BD">
      <w:pPr>
        <w:jc w:val="center"/>
      </w:pPr>
      <w:r>
        <w:rPr>
          <w:noProof/>
        </w:rPr>
        <w:drawing>
          <wp:inline distT="0" distB="0" distL="0" distR="0" wp14:anchorId="2ADC52E3" wp14:editId="7C339A30">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4D2C9483" w14:textId="77777777" w:rsidR="00D928BD" w:rsidRDefault="00D928BD" w:rsidP="00D928BD">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4</w:t>
      </w:r>
      <w:r>
        <w:fldChar w:fldCharType="end"/>
      </w:r>
      <w:r>
        <w:rPr>
          <w:b w:val="0"/>
          <w:sz w:val="18"/>
        </w:rPr>
        <w:t>.  Costas loop used for suppressed carrier reconstruction as well as synchronous data detection.</w:t>
      </w:r>
    </w:p>
    <w:p w14:paraId="424A50AA" w14:textId="77777777" w:rsidR="00D928BD" w:rsidRDefault="00D928BD" w:rsidP="00D928BD">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380552E3" w14:textId="77777777" w:rsidR="00D928BD" w:rsidRDefault="00D928BD" w:rsidP="00D928BD">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loops behavior.  This is important because it allows us to confidently compensate for phase and frequency offsets in addition to tuning transient performance that minimize bit error.  </w:t>
      </w:r>
    </w:p>
    <w:p w14:paraId="3F49B318" w14:textId="77777777" w:rsidR="00D928BD" w:rsidRDefault="00D928BD" w:rsidP="00D928BD">
      <w:pPr>
        <w:pStyle w:val="Heading3"/>
        <w:numPr>
          <w:ilvl w:val="2"/>
          <w:numId w:val="27"/>
        </w:numPr>
        <w:tabs>
          <w:tab w:val="left" w:pos="720"/>
        </w:tabs>
        <w:ind w:left="0"/>
        <w:textAlignment w:val="auto"/>
      </w:pPr>
      <w:bookmarkStart w:id="18" w:name="_Toc373771125"/>
      <w:r>
        <w:lastRenderedPageBreak/>
        <w:t>Coherent and Non-Coherent BFSK Modulation (Cedric)</w:t>
      </w:r>
      <w:bookmarkEnd w:id="18"/>
    </w:p>
    <w:p w14:paraId="09687763" w14:textId="77777777" w:rsidR="00D928BD" w:rsidRDefault="00D928BD" w:rsidP="00D928BD">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 hence the modulated signal may experience discontinuous jumps in phase.</w:t>
      </w:r>
    </w:p>
    <w:p w14:paraId="07B8D860" w14:textId="77777777" w:rsidR="00D928BD" w:rsidRDefault="00D928BD" w:rsidP="00D928BD">
      <w:pPr>
        <w:rPr>
          <w:rFonts w:eastAsiaTheme="minorEastAsia"/>
        </w:rPr>
      </w:pPr>
      <w:r>
        <w:rPr>
          <w:rFonts w:eastAsiaTheme="minorEastAsia"/>
        </w:rPr>
        <w:t xml:space="preserve">Coherent FSK modulators tend to consist of several complicated components, and therefore are not it is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However, with the technological development, coherent modulation can surely be implemented with as much efficiency as the non-coherent modulation. </w:t>
      </w:r>
    </w:p>
    <w:p w14:paraId="59519252" w14:textId="77777777" w:rsidR="00D928BD" w:rsidRDefault="00D928BD" w:rsidP="00D928BD">
      <w:pPr>
        <w:rPr>
          <w:rFonts w:eastAsiaTheme="minorEastAsia"/>
          <w:b/>
        </w:rPr>
      </w:pPr>
      <w:r>
        <w:rPr>
          <w:rFonts w:eastAsiaTheme="minorEastAsia"/>
          <w:b/>
        </w:rPr>
        <w:t>Non-coherent modulation</w:t>
      </w:r>
    </w:p>
    <w:p w14:paraId="29673D84" w14:textId="77777777" w:rsidR="00D928BD" w:rsidRDefault="00D928BD" w:rsidP="00D928BD">
      <w:pPr>
        <w:rPr>
          <w:rFonts w:eastAsiaTheme="minorEastAsia"/>
          <w:iCs/>
          <w:noProof/>
        </w:rPr>
      </w:pPr>
      <w:r>
        <w:rPr>
          <w:rFonts w:eastAsiaTheme="minorEastAsia"/>
        </w:rPr>
        <w:t xml:space="preserve">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or two sine functions and a multiplexer controlled by the input data </w:t>
      </w:r>
      <w:r>
        <w:rPr>
          <w:rFonts w:eastAsiaTheme="minorEastAsia"/>
          <w:i/>
        </w:rPr>
        <w:t>m(t)</w:t>
      </w:r>
      <w:r>
        <w:rPr>
          <w:rFonts w:eastAsiaTheme="minorEastAsia"/>
        </w:rPr>
        <w:t xml:space="preserve">. Switching between the frequencies will generate a BFSK waveform with a bit period equal to the periodicity of the switches. </w:t>
      </w:r>
    </w:p>
    <w:p w14:paraId="78AFAFBD" w14:textId="47C8F74D" w:rsidR="00D928BD" w:rsidRDefault="00D928BD" w:rsidP="00D928BD">
      <w:pPr>
        <w:rPr>
          <w:rFonts w:eastAsiaTheme="minorEastAsia"/>
        </w:rPr>
      </w:pPr>
      <w:r>
        <w:rPr>
          <w:noProof/>
        </w:rPr>
        <w:drawing>
          <wp:anchor distT="0" distB="0" distL="114300" distR="114300" simplePos="0" relativeHeight="251658240" behindDoc="0" locked="0" layoutInCell="1" allowOverlap="1" wp14:anchorId="42583C81" wp14:editId="4C91586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4">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06F5EE1C" w14:textId="77777777" w:rsidR="00D928BD" w:rsidRDefault="00D928BD" w:rsidP="00D928BD">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w:r>
        <w:rPr>
          <w:b w:val="0"/>
          <w:i/>
          <w:sz w:val="22"/>
        </w:rPr>
        <w:t xml:space="preserve">m(t) </w:t>
      </w:r>
      <w:r>
        <w:rPr>
          <w:b w:val="0"/>
          <w:sz w:val="22"/>
        </w:rPr>
        <w:t>controls the output of the multiplexer at data’s baud rate.</w:t>
      </w:r>
    </w:p>
    <w:p w14:paraId="23BC52CF" w14:textId="77777777" w:rsidR="00D928BD" w:rsidRDefault="00D928BD" w:rsidP="00D928BD">
      <w:pPr>
        <w:rPr>
          <w:rFonts w:eastAsiaTheme="minorEastAsia"/>
          <w:b/>
        </w:rPr>
      </w:pPr>
      <w:r>
        <w:rPr>
          <w:rFonts w:eastAsiaTheme="minorEastAsia"/>
          <w:b/>
        </w:rPr>
        <w:t>VCO Coherent modulation</w:t>
      </w:r>
    </w:p>
    <w:p w14:paraId="0AC1903E" w14:textId="77777777" w:rsidR="00D928BD" w:rsidRDefault="00D928BD" w:rsidP="00D928BD">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w:t>
      </w:r>
      <w:r>
        <w:rPr>
          <w:rFonts w:eastAsiaTheme="minorHAnsi"/>
          <w:sz w:val="24"/>
        </w:rPr>
        <w:lastRenderedPageBreak/>
        <w:t>VCO is described in Equation #, where the quiescent frequency f</w:t>
      </w:r>
      <w:r>
        <w:rPr>
          <w:rFonts w:eastAsiaTheme="minorHAnsi"/>
          <w:sz w:val="24"/>
          <w:vertAlign w:val="subscript"/>
        </w:rPr>
        <w:t>Q</w:t>
      </w:r>
      <w:r>
        <w:rPr>
          <w:rFonts w:eastAsiaTheme="minorHAnsi"/>
          <w:sz w:val="24"/>
        </w:rPr>
        <w:t xml:space="preserve"> is the free running frequency (quiescent frequency) output of the VCO, </w:t>
      </w:r>
    </w:p>
    <w:p w14:paraId="3EC7411D" w14:textId="77777777" w:rsidR="00D928BD" w:rsidRDefault="00D928BD" w:rsidP="00D928BD">
      <w:pPr>
        <w:rPr>
          <w:rFonts w:eastAsiaTheme="minorEastAsia"/>
          <w:iCs/>
        </w:rPr>
      </w:pPr>
    </w:p>
    <w:p w14:paraId="7D19BDEA" w14:textId="17A61AE3" w:rsidR="00D928BD" w:rsidRDefault="00D928BD" w:rsidP="00D928BD">
      <w:pPr>
        <w:jc w:val="center"/>
        <w:rPr>
          <w:rFonts w:eastAsiaTheme="minorEastAsia"/>
          <w:iCs/>
        </w:rPr>
      </w:pPr>
      <w:r>
        <w:rPr>
          <w:rFonts w:eastAsiaTheme="minorEastAsia"/>
          <w:noProof/>
        </w:rPr>
        <w:drawing>
          <wp:inline distT="0" distB="0" distL="0" distR="0" wp14:anchorId="61649785" wp14:editId="6638446E">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5">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5F97A5AE" w14:textId="77777777" w:rsidR="00D928BD" w:rsidRDefault="00D928BD" w:rsidP="00D928BD">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sidRPr="00D928BD">
        <w:rPr>
          <w:b w:val="0"/>
          <w:noProof/>
        </w:rPr>
        <w:t>6</w:t>
      </w:r>
      <w:r w:rsidRPr="00D928BD">
        <w:fldChar w:fldCharType="end"/>
      </w:r>
      <w:r w:rsidRPr="00D928BD">
        <w:rPr>
          <w:b w:val="0"/>
          <w:sz w:val="18"/>
        </w:rPr>
        <w:t xml:space="preserve">.  Coherent modulator for BFSK. The data </w:t>
      </w:r>
      <w:r w:rsidRPr="00D928BD">
        <w:rPr>
          <w:b w:val="0"/>
          <w:i/>
          <w:sz w:val="18"/>
        </w:rPr>
        <w:t xml:space="preserve">m(t) </w:t>
      </w:r>
      <w:r w:rsidRPr="00D928BD">
        <w:rPr>
          <w:b w:val="0"/>
          <w:sz w:val="18"/>
        </w:rPr>
        <w:t>controls the output of the VCO through Eq. #</w:t>
      </w:r>
    </w:p>
    <w:p w14:paraId="57BBDECC" w14:textId="77777777" w:rsidR="00D928BD" w:rsidRDefault="00D928BD" w:rsidP="00D928BD">
      <w:pPr>
        <w:pStyle w:val="Caption"/>
        <w:rPr>
          <w:rFonts w:eastAsiaTheme="minorEastAsia"/>
          <w:iCs/>
        </w:rPr>
      </w:pPr>
      <m:oMathPara>
        <m:oMathParaPr>
          <m:jc m:val="right"/>
        </m:oMathParaPr>
        <m:oMath>
          <m:sSub>
            <m:sSubPr>
              <m:ctrlPr>
                <w:rPr>
                  <w:rFonts w:ascii="Cambria Math" w:eastAsiaTheme="minorHAnsi" w:hAnsi="Cambria Math"/>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iCs/>
                </w:rPr>
              </m:ctrlPr>
            </m:funcPr>
            <m:fName>
              <m:r>
                <m:rPr>
                  <m:sty m:val="b"/>
                </m:rPr>
                <w:rPr>
                  <w:rFonts w:ascii="Cambria Math" w:hAnsi="Cambria Math"/>
                </w:rPr>
                <m:t>sin</m:t>
              </m:r>
              <m:ctrlPr>
                <w:rPr>
                  <w:rFonts w:ascii="Cambria Math" w:hAnsi="Cambria Math"/>
                  <w:i/>
                </w:rPr>
              </m:ctrlPr>
            </m:fName>
            <m:e>
              <m:d>
                <m:dPr>
                  <m:ctrlPr>
                    <w:rPr>
                      <w:rFonts w:ascii="Cambria Math" w:hAnsi="Cambria Math"/>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i/>
                              <w:iCs/>
                              <w:szCs w:val="22"/>
                            </w:rPr>
                          </m:ctrlPr>
                        </m:dPr>
                        <m:e>
                          <m:r>
                            <m:rPr>
                              <m:sty m:val="bi"/>
                            </m:rPr>
                            <w:rPr>
                              <w:rFonts w:ascii="Cambria Math" w:hAnsi="Cambria Math"/>
                            </w:rPr>
                            <m:t>t</m:t>
                          </m:r>
                        </m:e>
                      </m:d>
                    </m:e>
                  </m:d>
                </m:e>
              </m:d>
            </m:e>
          </m:func>
          <m:f>
            <m:fPr>
              <m:type m:val="skw"/>
              <m:ctrlPr>
                <w:rPr>
                  <w:rFonts w:ascii="Cambria Math" w:hAnsi="Cambria Math"/>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5D5F291A" w14:textId="77777777" w:rsidR="00D928BD" w:rsidRDefault="00D928BD" w:rsidP="00D928BD">
      <w:pPr>
        <w:pStyle w:val="Heading3"/>
        <w:numPr>
          <w:ilvl w:val="2"/>
          <w:numId w:val="27"/>
        </w:numPr>
        <w:tabs>
          <w:tab w:val="left" w:pos="720"/>
        </w:tabs>
        <w:ind w:left="0"/>
        <w:textAlignment w:val="auto"/>
      </w:pPr>
      <w:bookmarkStart w:id="19" w:name="_Toc373771126"/>
      <w:r>
        <w:t>Coherent and Non-Coherent BFSK Demodulation (Cedric)</w:t>
      </w:r>
      <w:bookmarkEnd w:id="19"/>
    </w:p>
    <w:p w14:paraId="26B8A0FD" w14:textId="77777777" w:rsidR="00D928BD" w:rsidRDefault="00D928BD" w:rsidP="00D928BD">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1404DBE2" w14:textId="77777777" w:rsidR="00D928BD" w:rsidRDefault="00D928BD" w:rsidP="00D928BD">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19743C01" w14:textId="77777777" w:rsidR="00D928BD" w:rsidRDefault="00D928BD" w:rsidP="00D928BD">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1B2EB01B" w14:textId="77777777" w:rsidR="00D928BD" w:rsidRDefault="00D928BD" w:rsidP="00D928BD">
      <w:pPr>
        <w:rPr>
          <w:rFonts w:eastAsiaTheme="minorEastAsia"/>
          <w:b/>
          <w:iCs/>
        </w:rPr>
      </w:pPr>
      <w:r>
        <w:rPr>
          <w:rFonts w:eastAsiaTheme="minorEastAsia"/>
          <w:b/>
          <w:iCs/>
        </w:rPr>
        <w:t>Coherent demodulation</w:t>
      </w:r>
    </w:p>
    <w:p w14:paraId="6926C90F" w14:textId="77777777" w:rsidR="00D928BD" w:rsidRDefault="00D928BD" w:rsidP="00D928BD">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0FFC28B5" w14:textId="77777777" w:rsidR="00D928BD" w:rsidRDefault="00D928BD" w:rsidP="00D928BD">
      <w:pPr>
        <w:jc w:val="right"/>
        <w:rPr>
          <w:rFonts w:eastAsiaTheme="minorEastAsia"/>
          <w:iCs/>
          <w:noProof/>
        </w:rPr>
      </w:pPr>
    </w:p>
    <w:p w14:paraId="57B25C94" w14:textId="28E460C9" w:rsidR="00D928BD" w:rsidRDefault="00D928BD" w:rsidP="00D928BD">
      <w:pPr>
        <w:jc w:val="center"/>
        <w:rPr>
          <w:rFonts w:eastAsiaTheme="minorEastAsia"/>
          <w:iCs/>
        </w:rPr>
      </w:pPr>
      <w:r>
        <w:rPr>
          <w:rFonts w:eastAsiaTheme="minorEastAsia"/>
          <w:noProof/>
        </w:rPr>
        <w:drawing>
          <wp:inline distT="0" distB="0" distL="0" distR="0" wp14:anchorId="6B15A6F9" wp14:editId="28964BBD">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6">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709675C6" w14:textId="77777777" w:rsidR="00D928BD" w:rsidRDefault="00D928BD" w:rsidP="00D928BD">
      <w:pPr>
        <w:pStyle w:val="Caption"/>
        <w:jc w:val="center"/>
        <w:rPr>
          <w:rFonts w:eastAsiaTheme="minorHAnsi"/>
          <w:b w:val="0"/>
          <w:sz w:val="22"/>
        </w:rPr>
      </w:pPr>
      <w:r>
        <w:rPr>
          <w:b w:val="0"/>
          <w:sz w:val="24"/>
        </w:rPr>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w:r>
        <w:rPr>
          <w:b w:val="0"/>
          <w:i/>
          <w:sz w:val="22"/>
        </w:rPr>
        <w:t>s</w:t>
      </w:r>
      <w:r>
        <w:rPr>
          <w:b w:val="0"/>
          <w:i/>
          <w:sz w:val="22"/>
          <w:vertAlign w:val="subscript"/>
        </w:rPr>
        <w:t>i</w:t>
      </w:r>
      <w:r>
        <w:rPr>
          <w:b w:val="0"/>
          <w:i/>
          <w:sz w:val="22"/>
        </w:rPr>
        <w:t>(t)</w:t>
      </w:r>
      <w:r>
        <w:rPr>
          <w:b w:val="0"/>
          <w:sz w:val="22"/>
        </w:rPr>
        <w:t xml:space="preserve"> is assumed to have a constant phase</w:t>
      </w:r>
    </w:p>
    <w:p w14:paraId="57312F3B" w14:textId="77777777" w:rsidR="00D928BD" w:rsidRDefault="00D928BD" w:rsidP="00D928BD">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14EDBF7B" w14:textId="77777777" w:rsidR="00D928BD" w:rsidRDefault="00D928BD" w:rsidP="00D928BD">
      <w:pPr>
        <w:pStyle w:val="Caption"/>
        <w:rPr>
          <w:rFonts w:eastAsiaTheme="minorEastAsia"/>
        </w:rPr>
      </w:pPr>
      <m:oMathPara>
        <m:oMathParaPr>
          <m:jc m:val="right"/>
        </m:oMathParaPr>
        <m:oMath>
          <m:acc>
            <m:accPr>
              <m:ctrlPr>
                <w:rPr>
                  <w:rFonts w:ascii="Cambria Math" w:eastAsiaTheme="minorEastAsia" w:hAnsi="Cambria Math"/>
                  <w:i/>
                  <w:iCs/>
                </w:rPr>
              </m:ctrlPr>
            </m:accPr>
            <m:e>
              <m:r>
                <m:rPr>
                  <m:sty m:val="bi"/>
                </m:rPr>
                <w:rPr>
                  <w:rFonts w:ascii="Cambria Math" w:eastAsiaTheme="minorEastAsia" w:hAnsi="Cambria Math"/>
                </w:rPr>
                <m:t>φ</m:t>
              </m:r>
            </m:e>
          </m:acc>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7FD78B60" w14:textId="77777777" w:rsidR="00D928BD" w:rsidRDefault="00D928BD" w:rsidP="00D928BD">
      <w:pPr>
        <w:rPr>
          <w:rFonts w:eastAsiaTheme="minorHAnsi"/>
          <w:szCs w:val="22"/>
        </w:rPr>
      </w:pPr>
      <w:r>
        <w:rPr>
          <w:rFonts w:eastAsiaTheme="minorHAnsi"/>
          <w:szCs w:val="22"/>
        </w:rPr>
        <w:t xml:space="preserve">  This is illustrated by the block diagram in Figure 8.</w:t>
      </w:r>
    </w:p>
    <w:p w14:paraId="0B0ADCD6" w14:textId="77777777" w:rsidR="00D928BD" w:rsidRDefault="00D928BD" w:rsidP="00D928BD">
      <w:pPr>
        <w:rPr>
          <w:rFonts w:eastAsiaTheme="minorEastAsia"/>
        </w:rPr>
      </w:pPr>
    </w:p>
    <w:p w14:paraId="3AC6B411" w14:textId="43E4DE93" w:rsidR="00D928BD" w:rsidRDefault="00D928BD" w:rsidP="00D928BD">
      <w:pPr>
        <w:jc w:val="center"/>
        <w:rPr>
          <w:rFonts w:eastAsiaTheme="minorHAnsi"/>
          <w:b/>
          <w:szCs w:val="22"/>
        </w:rPr>
      </w:pPr>
      <w:r>
        <w:rPr>
          <w:rFonts w:eastAsiaTheme="minorHAnsi"/>
          <w:b/>
          <w:noProof/>
          <w:szCs w:val="22"/>
        </w:rPr>
        <w:drawing>
          <wp:inline distT="0" distB="0" distL="0" distR="0" wp14:anchorId="38B3A09C" wp14:editId="0FB23D43">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7">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3F6BE19" w14:textId="5A976A16" w:rsidR="00D928BD" w:rsidRPr="00D928BD" w:rsidRDefault="00D928BD" w:rsidP="00D928BD">
      <w:pPr>
        <w:jc w:val="center"/>
        <w:rPr>
          <w:rFonts w:eastAsiaTheme="minorEastAsia"/>
          <w:iCs/>
          <w:szCs w:val="22"/>
        </w:rPr>
      </w:pPr>
      <w:r w:rsidRPr="00D928BD">
        <w:rPr>
          <w:szCs w:val="22"/>
        </w:rPr>
        <w:t xml:space="preserve">Figure </w:t>
      </w:r>
      <w:r>
        <w:rPr>
          <w:szCs w:val="22"/>
        </w:rPr>
        <w:t>7</w:t>
      </w:r>
      <w:r w:rsidRPr="00D928BD">
        <w:rPr>
          <w:szCs w:val="22"/>
        </w:rPr>
        <w:t>.</w:t>
      </w:r>
      <w:r w:rsidRPr="00D928BD">
        <w:rPr>
          <w:rFonts w:eastAsiaTheme="minorEastAsia"/>
          <w:iCs/>
          <w:szCs w:val="22"/>
        </w:rPr>
        <w:t>Non-Coherent demodulation</w:t>
      </w:r>
    </w:p>
    <w:p w14:paraId="5BE7C1B0" w14:textId="77777777" w:rsidR="00D928BD" w:rsidRDefault="00D928BD" w:rsidP="00D928BD">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detector is present in each branch after each tone’s matched filters. </w:t>
      </w:r>
    </w:p>
    <w:p w14:paraId="64FE5979" w14:textId="77777777" w:rsidR="00D928BD" w:rsidRDefault="00D928BD" w:rsidP="00D928BD">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BB5D50" w14:textId="723B665E" w:rsidR="00D928BD" w:rsidRDefault="00D928BD" w:rsidP="00D928BD">
      <w:pPr>
        <w:jc w:val="center"/>
        <w:rPr>
          <w:rFonts w:eastAsiaTheme="minorEastAsia"/>
          <w:iCs/>
        </w:rPr>
      </w:pPr>
      <w:r>
        <w:rPr>
          <w:rFonts w:eastAsiaTheme="minorEastAsia"/>
          <w:noProof/>
        </w:rPr>
        <w:lastRenderedPageBreak/>
        <w:drawing>
          <wp:inline distT="0" distB="0" distL="0" distR="0" wp14:anchorId="5E2547C7" wp14:editId="74581570">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0AF77E30" w14:textId="77777777" w:rsidR="00D928BD" w:rsidRDefault="00D928BD" w:rsidP="00D928BD">
      <w:pPr>
        <w:pStyle w:val="Caption"/>
        <w:jc w:val="center"/>
        <w:rPr>
          <w:b w:val="0"/>
          <w:sz w:val="18"/>
        </w:rPr>
      </w:pPr>
      <w:r>
        <w:rPr>
          <w:b w:val="0"/>
        </w:rPr>
        <w:t xml:space="preserve">Figure </w:t>
      </w:r>
      <w:r>
        <w:fldChar w:fldCharType="begin"/>
      </w:r>
      <w:r>
        <w:rPr>
          <w:b w:val="0"/>
        </w:rPr>
        <w:instrText xml:space="preserve"> SEQ Figure \* ARABIC </w:instrText>
      </w:r>
      <w:r>
        <w:fldChar w:fldCharType="separate"/>
      </w:r>
      <w:r>
        <w:rPr>
          <w:b w:val="0"/>
          <w:noProof/>
        </w:rPr>
        <w:t>8</w:t>
      </w:r>
      <w:r>
        <w:fldChar w:fldCharType="end"/>
      </w:r>
      <w:r>
        <w:rPr>
          <w:b w:val="0"/>
          <w:sz w:val="18"/>
        </w:rPr>
        <w:t>.  Non-coherent demodulator for BFSK, where the Mark and Space filters are centered at 2200Hz and 1200Hz respectively.</w:t>
      </w:r>
    </w:p>
    <w:p w14:paraId="53B0ACC9" w14:textId="77777777" w:rsidR="00D928BD" w:rsidRDefault="00D928BD" w:rsidP="00D928BD">
      <w:pPr>
        <w:rPr>
          <w:rFonts w:eastAsiaTheme="minorHAnsi"/>
          <w:b/>
          <w:szCs w:val="22"/>
        </w:rPr>
      </w:pPr>
      <w:r>
        <w:rPr>
          <w:rFonts w:eastAsiaTheme="minorHAnsi"/>
          <w:b/>
          <w:szCs w:val="22"/>
        </w:rPr>
        <w:t>Coherent demodulation (PLL)</w:t>
      </w:r>
    </w:p>
    <w:p w14:paraId="3BE18172" w14:textId="561B0D40" w:rsidR="00D928BD" w:rsidRDefault="00D928BD" w:rsidP="00D928BD">
      <w:pPr>
        <w:jc w:val="center"/>
        <w:rPr>
          <w:rFonts w:eastAsiaTheme="minorHAnsi"/>
          <w:b/>
          <w:szCs w:val="22"/>
        </w:rPr>
      </w:pPr>
      <w:r>
        <w:rPr>
          <w:rFonts w:eastAsiaTheme="minorHAnsi"/>
          <w:b/>
          <w:noProof/>
          <w:szCs w:val="22"/>
        </w:rPr>
        <w:drawing>
          <wp:inline distT="0" distB="0" distL="0" distR="0" wp14:anchorId="573F8598" wp14:editId="109F9B72">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7">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552FD7DE" w14:textId="77777777" w:rsidR="00D928BD" w:rsidRDefault="00D928BD" w:rsidP="00D928BD">
      <w:pPr>
        <w:pStyle w:val="Caption"/>
        <w:jc w:val="center"/>
        <w:rPr>
          <w:b w:val="0"/>
          <w:sz w:val="18"/>
        </w:rPr>
      </w:pPr>
      <w:r>
        <w:rPr>
          <w:b w:val="0"/>
        </w:rPr>
        <w:t xml:space="preserve">Figure </w:t>
      </w:r>
      <w:r>
        <w:fldChar w:fldCharType="begin"/>
      </w:r>
      <w:r>
        <w:rPr>
          <w:b w:val="0"/>
        </w:rPr>
        <w:instrText xml:space="preserve"> SEQ Figure \* ARABIC </w:instrText>
      </w:r>
      <w:r>
        <w:fldChar w:fldCharType="separate"/>
      </w:r>
      <w:r>
        <w:rPr>
          <w:b w:val="0"/>
          <w:noProof/>
        </w:rPr>
        <w:t>9</w:t>
      </w:r>
      <w:r>
        <w:fldChar w:fldCharType="end"/>
      </w:r>
      <w:r>
        <w:rPr>
          <w:b w:val="0"/>
          <w:sz w:val="18"/>
        </w:rPr>
        <w:t>.  Coherent demodulator for BFSK using PLL.</w:t>
      </w:r>
    </w:p>
    <w:p w14:paraId="2779373E" w14:textId="77777777" w:rsidR="00D928BD" w:rsidRDefault="00D928BD" w:rsidP="00D928BD">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w:t>
      </w:r>
    </w:p>
    <w:p w14:paraId="704905F6" w14:textId="77777777" w:rsidR="00D928BD" w:rsidRDefault="00D928BD" w:rsidP="00D928BD">
      <w:pPr>
        <w:pStyle w:val="Heading3"/>
        <w:numPr>
          <w:ilvl w:val="2"/>
          <w:numId w:val="27"/>
        </w:numPr>
        <w:tabs>
          <w:tab w:val="left" w:pos="720"/>
        </w:tabs>
        <w:ind w:left="0"/>
        <w:textAlignment w:val="auto"/>
        <w:rPr>
          <w:rFonts w:eastAsiaTheme="minorHAnsi"/>
        </w:rPr>
      </w:pPr>
      <w:bookmarkStart w:id="20" w:name="_Toc373771127"/>
      <w:r>
        <w:rPr>
          <w:rFonts w:eastAsiaTheme="minorHAnsi"/>
        </w:rPr>
        <w:t>BPSK and BFSK Timing Recovery</w:t>
      </w:r>
      <w:bookmarkEnd w:id="20"/>
    </w:p>
    <w:p w14:paraId="3C76904D" w14:textId="77777777" w:rsidR="00D928BD" w:rsidRDefault="00D928BD" w:rsidP="00D928BD">
      <w:pPr>
        <w:rPr>
          <w:rFonts w:eastAsiaTheme="minorHAnsi"/>
        </w:rPr>
      </w:pPr>
      <w:bookmarkStart w:id="21" w:name="_Proposed_Solution_Concept"/>
      <w:bookmarkStart w:id="22" w:name="_Toc307865989"/>
      <w:bookmarkEnd w:id="21"/>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 late-gate.</w:t>
      </w:r>
    </w:p>
    <w:p w14:paraId="2B8A9D09" w14:textId="77777777" w:rsidR="00D928BD" w:rsidRDefault="00D928BD" w:rsidP="00D928BD">
      <w:pPr>
        <w:rPr>
          <w:rFonts w:eastAsiaTheme="minorEastAsia"/>
        </w:rPr>
      </w:pPr>
      <w:r>
        <w:rPr>
          <w:rFonts w:eastAsiaTheme="minorHAnsi"/>
        </w:rPr>
        <w:t xml:space="preserve">In both methods it is assume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Then </w:t>
      </w:r>
    </w:p>
    <w:p w14:paraId="7FB72B8C" w14:textId="73F41749" w:rsidR="00D928BD" w:rsidRDefault="00D928BD" w:rsidP="00D928BD">
      <w:pPr>
        <w:jc w:val="center"/>
        <w:rPr>
          <w:noProof/>
        </w:rPr>
      </w:pPr>
      <w:r>
        <w:rPr>
          <w:noProof/>
        </w:rPr>
        <w:lastRenderedPageBreak/>
        <w:drawing>
          <wp:inline distT="0" distB="0" distL="0" distR="0" wp14:anchorId="3AF4EC10" wp14:editId="2903056E">
            <wp:extent cx="2814320" cy="926465"/>
            <wp:effectExtent l="0" t="0" r="508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l="27403" t="48746" r="38463" b="31300"/>
                    <a:stretch>
                      <a:fillRect/>
                    </a:stretch>
                  </pic:blipFill>
                  <pic:spPr bwMode="auto">
                    <a:xfrm>
                      <a:off x="0" y="0"/>
                      <a:ext cx="2814320" cy="926465"/>
                    </a:xfrm>
                    <a:prstGeom prst="rect">
                      <a:avLst/>
                    </a:prstGeom>
                    <a:noFill/>
                    <a:ln>
                      <a:noFill/>
                    </a:ln>
                  </pic:spPr>
                </pic:pic>
              </a:graphicData>
            </a:graphic>
          </wp:inline>
        </w:drawing>
      </w:r>
    </w:p>
    <w:p w14:paraId="310E8C6D" w14:textId="77777777" w:rsidR="00D928BD" w:rsidRDefault="00D928BD" w:rsidP="00D928BD">
      <w:pPr>
        <w:jc w:val="center"/>
        <w:rPr>
          <w:noProof/>
        </w:rPr>
      </w:pPr>
    </w:p>
    <w:p w14:paraId="162E0119" w14:textId="7D68004D" w:rsidR="00D928BD" w:rsidRDefault="00D928BD" w:rsidP="00D928BD">
      <w:pPr>
        <w:jc w:val="center"/>
        <w:rPr>
          <w:rFonts w:eastAsiaTheme="minorEastAsia"/>
        </w:rPr>
      </w:pPr>
      <w:r>
        <w:rPr>
          <w:noProof/>
        </w:rPr>
        <w:drawing>
          <wp:inline distT="0" distB="0" distL="0" distR="0" wp14:anchorId="61110577" wp14:editId="4A2EB87A">
            <wp:extent cx="3491230" cy="18522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l="22115" t="35349" r="32372" b="21606"/>
                    <a:stretch>
                      <a:fillRect/>
                    </a:stretch>
                  </pic:blipFill>
                  <pic:spPr bwMode="auto">
                    <a:xfrm>
                      <a:off x="0" y="0"/>
                      <a:ext cx="3491230" cy="1852295"/>
                    </a:xfrm>
                    <a:prstGeom prst="rect">
                      <a:avLst/>
                    </a:prstGeom>
                    <a:noFill/>
                    <a:ln>
                      <a:noFill/>
                    </a:ln>
                  </pic:spPr>
                </pic:pic>
              </a:graphicData>
            </a:graphic>
          </wp:inline>
        </w:drawing>
      </w:r>
    </w:p>
    <w:p w14:paraId="7DECEB34" w14:textId="77777777" w:rsidR="00D928BD" w:rsidRDefault="00D928BD" w:rsidP="00D928BD">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10</w:t>
      </w:r>
      <w:r>
        <w:fldChar w:fldCharType="end"/>
      </w:r>
      <w:r>
        <w:rPr>
          <w:b w:val="0"/>
        </w:rPr>
        <w:t>. Architecture for the open- loop timing recovery (top) and the closed- loop (bottom)</w:t>
      </w:r>
    </w:p>
    <w:p w14:paraId="050822E7" w14:textId="77777777" w:rsidR="00D928BD" w:rsidRDefault="00D928BD" w:rsidP="00D928BD">
      <w:pPr>
        <w:rPr>
          <w:rFonts w:eastAsiaTheme="minorEastAsia"/>
        </w:rPr>
      </w:pPr>
      <w:r>
        <w:rPr>
          <w:rFonts w:eastAsiaTheme="minorEastAsia"/>
        </w:rPr>
        <w:t xml:space="preserve">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242FB8E2" w14:textId="77777777" w:rsidR="00D928BD" w:rsidRDefault="00D928BD" w:rsidP="00D928BD">
      <w:pPr>
        <w:pStyle w:val="Heading2"/>
        <w:numPr>
          <w:ilvl w:val="1"/>
          <w:numId w:val="27"/>
        </w:numPr>
        <w:tabs>
          <w:tab w:val="clear" w:pos="360"/>
          <w:tab w:val="left" w:pos="720"/>
        </w:tabs>
        <w:spacing w:before="240"/>
        <w:ind w:left="720" w:hanging="720"/>
        <w:textAlignment w:val="auto"/>
      </w:pPr>
      <w:bookmarkStart w:id="23" w:name="_Toc373771128"/>
      <w:r>
        <w:t>Proposed Solution Concept</w:t>
      </w:r>
      <w:bookmarkEnd w:id="22"/>
      <w:bookmarkEnd w:id="23"/>
    </w:p>
    <w:p w14:paraId="55D47C15" w14:textId="77777777" w:rsidR="00D928BD" w:rsidRDefault="00D928BD" w:rsidP="00D928BD">
      <w:bookmarkStart w:id="24" w:name="_Major_Design_and"/>
      <w:bookmarkStart w:id="25" w:name="_Toc307865990"/>
      <w:bookmarkEnd w:id="24"/>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53A9247E" w14:textId="343EE378" w:rsidR="00D928BD" w:rsidRDefault="00D928BD" w:rsidP="00D928BD">
      <w:pPr>
        <w:jc w:val="center"/>
      </w:pPr>
      <w:r>
        <w:rPr>
          <w:noProof/>
        </w:rPr>
        <w:lastRenderedPageBreak/>
        <w:drawing>
          <wp:inline distT="0" distB="0" distL="0" distR="0" wp14:anchorId="650B9665" wp14:editId="0F4DBC5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1AE9E113" w14:textId="77777777" w:rsidR="00D928BD" w:rsidRDefault="00D928BD" w:rsidP="00D928BD">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11</w:t>
      </w:r>
      <w:r>
        <w:fldChar w:fldCharType="end"/>
      </w:r>
      <w:r>
        <w:rPr>
          <w:b w:val="0"/>
        </w:rPr>
        <w:t>. Common FSK link in Amateur Radio Satellite station</w:t>
      </w:r>
    </w:p>
    <w:p w14:paraId="196C4D94" w14:textId="77777777" w:rsidR="00D928BD" w:rsidRDefault="00D928BD" w:rsidP="00D928BD">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6AE8D8AA" w14:textId="3A37016E" w:rsidR="00D928BD" w:rsidRDefault="00D928BD" w:rsidP="00D928BD">
      <w:pPr>
        <w:jc w:val="center"/>
      </w:pPr>
      <w:r>
        <w:rPr>
          <w:noProof/>
        </w:rPr>
        <w:drawing>
          <wp:inline distT="0" distB="0" distL="0" distR="0" wp14:anchorId="08959DAD" wp14:editId="5ED55BFE">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1CCF0EA" w14:textId="77777777" w:rsidR="00D928BD" w:rsidRDefault="00D928BD" w:rsidP="00D928BD">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BPSK link, implemented in System B</w:t>
      </w:r>
    </w:p>
    <w:p w14:paraId="2E42FDED" w14:textId="77777777" w:rsidR="00D928BD" w:rsidRDefault="00D928BD" w:rsidP="00D928BD">
      <w:r>
        <w:t xml:space="preserve">The third system (System C) will be a robust version of system B – 1200 b/sec BPSK </w:t>
      </w:r>
      <w:r>
        <w:rPr>
          <w:i/>
        </w:rPr>
        <w:t>with</w:t>
      </w:r>
      <w:r>
        <w:t xml:space="preserve"> FEC.  FEC correction will be accomplished by use of both block and convolutional coding.  The addition of interleaving between the block and convolutional encoding will further improve the reliability of the BPSK modem.</w:t>
      </w:r>
    </w:p>
    <w:p w14:paraId="5B143A6D" w14:textId="3782EF87" w:rsidR="00D928BD" w:rsidRDefault="00D928BD" w:rsidP="00D928BD">
      <w:pPr>
        <w:jc w:val="center"/>
      </w:pPr>
      <w:r>
        <w:rPr>
          <w:noProof/>
        </w:rPr>
        <w:drawing>
          <wp:inline distT="0" distB="0" distL="0" distR="0" wp14:anchorId="6ECEA86C" wp14:editId="0FC5EF88">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2124376" w14:textId="77777777" w:rsidR="00D928BD" w:rsidRDefault="00D928BD" w:rsidP="00D928BD">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Proposed BPSK w/ FEC link, implemented in System C</w:t>
      </w:r>
    </w:p>
    <w:p w14:paraId="01B2D3DF" w14:textId="77777777" w:rsidR="00D928BD" w:rsidRDefault="00D928BD" w:rsidP="00D928BD">
      <w:pPr>
        <w:pStyle w:val="Heading2"/>
        <w:numPr>
          <w:ilvl w:val="1"/>
          <w:numId w:val="27"/>
        </w:numPr>
        <w:tabs>
          <w:tab w:val="clear" w:pos="360"/>
          <w:tab w:val="left" w:pos="720"/>
        </w:tabs>
        <w:spacing w:before="240"/>
        <w:ind w:left="720" w:hanging="720"/>
        <w:textAlignment w:val="auto"/>
      </w:pPr>
      <w:bookmarkStart w:id="26" w:name="_Toc373771129"/>
      <w:r>
        <w:t>Major Design and Implementation Challenges</w:t>
      </w:r>
      <w:bookmarkEnd w:id="25"/>
      <w:bookmarkEnd w:id="26"/>
    </w:p>
    <w:p w14:paraId="4476C8DC" w14:textId="77777777" w:rsidR="00D928BD" w:rsidRDefault="00D928BD" w:rsidP="00D928BD">
      <w:r>
        <w:t xml:space="preserve">The three systems discussed in Section 1.3 (Candidate Solution) will each have their specific requirement </w:t>
      </w:r>
      <w:r>
        <w:lastRenderedPageBreak/>
        <w:t xml:space="preserve">to complete the intended analysis between each system.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1C047844" w14:textId="77777777" w:rsidR="00D928BD" w:rsidRDefault="00D928BD" w:rsidP="00D928BD">
      <w:r>
        <w:t>In terms of System 1 (FSK modem,) a coherent demodulator which follows that of the common Bell 202 modems is required to analyze the past designs to an innovative communication design.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72869919" w14:textId="77777777" w:rsidR="00D928BD" w:rsidRDefault="00D928BD" w:rsidP="00D928BD">
      <w:r>
        <w:t>The BPSK components of System 2 and 3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as well as the acquisition time to minimize the loss data.</w:t>
      </w:r>
    </w:p>
    <w:p w14:paraId="30AC5077" w14:textId="77777777" w:rsidR="00D928BD" w:rsidRDefault="00D928BD" w:rsidP="00D928BD">
      <w:r>
        <w:t>The error correction section of System 3 is intended to feature correction for burst of errors and random errors which may occur during transmission of data. Hence, a block encoder is expected to have an optimized code rate to enable the correction of numerous burst of errors occurring. Because of the complicated algebra involved, complexity in the design of the block encoder must be avoided, and such challenge poses an immediate constraint on the design project when designing the error correction. Similarly, the design of the block interleaver aim towards an optimized interleaver’s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5D97ACC9" w14:textId="77777777" w:rsidR="00D928BD" w:rsidRDefault="00D928BD" w:rsidP="00D928BD">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ECC86C5" w14:textId="77777777" w:rsidR="00D928BD" w:rsidRDefault="00D928BD" w:rsidP="00D928BD">
      <w:pPr>
        <w:pStyle w:val="Heading2"/>
        <w:numPr>
          <w:ilvl w:val="1"/>
          <w:numId w:val="27"/>
        </w:numPr>
        <w:tabs>
          <w:tab w:val="clear" w:pos="360"/>
          <w:tab w:val="left" w:pos="720"/>
        </w:tabs>
        <w:spacing w:before="240"/>
        <w:ind w:left="720" w:hanging="720"/>
        <w:textAlignment w:val="auto"/>
      </w:pPr>
      <w:bookmarkStart w:id="27" w:name="_Implications_of_Project"/>
      <w:bookmarkStart w:id="28" w:name="_Toc307865991"/>
      <w:bookmarkStart w:id="29" w:name="_Toc373771130"/>
      <w:bookmarkEnd w:id="27"/>
      <w:r>
        <w:t>Implications of Project Success</w:t>
      </w:r>
      <w:bookmarkEnd w:id="28"/>
      <w:r>
        <w:t xml:space="preserve"> (Brandon)</w:t>
      </w:r>
      <w:bookmarkEnd w:id="29"/>
    </w:p>
    <w:p w14:paraId="275AEEB0" w14:textId="77777777" w:rsidR="00D928BD" w:rsidRDefault="00D928BD" w:rsidP="00D928BD">
      <w:bookmarkStart w:id="30" w:name="_Ref49490297"/>
      <w:bookmarkStart w:id="31" w:name="_Ref49490597"/>
      <w:bookmarkEnd w:id="7"/>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6683957A" w14:textId="77777777" w:rsidR="00D928BD" w:rsidRDefault="00D928BD" w:rsidP="00D928BD">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610A445B" w14:textId="77777777" w:rsidR="00D928BD" w:rsidRDefault="00D928BD" w:rsidP="00D928BD">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61ED4B7F" w14:textId="77777777" w:rsidR="00D928BD" w:rsidRDefault="00D928BD" w:rsidP="00D928BD">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67762B50" w14:textId="77777777" w:rsidR="00D928BD" w:rsidRDefault="00D928BD" w:rsidP="00D928BD">
      <w:pPr>
        <w:pStyle w:val="Heading1"/>
        <w:numPr>
          <w:ilvl w:val="0"/>
          <w:numId w:val="27"/>
        </w:numPr>
        <w:textAlignment w:val="auto"/>
      </w:pPr>
      <w:bookmarkStart w:id="32" w:name="_Toc373771131"/>
      <w:r>
        <w:t>DESIGN REQUIREMENTS</w:t>
      </w:r>
      <w:bookmarkEnd w:id="30"/>
      <w:bookmarkEnd w:id="32"/>
    </w:p>
    <w:p w14:paraId="3B6896A5" w14:textId="77777777" w:rsidR="00D928BD" w:rsidRDefault="00D928BD" w:rsidP="00D928BD">
      <w:r>
        <w:t xml:space="preserve">As discussed in the section 2.4, our analysis will require the design and implementation of three systems in FPGA in order to demonstrate that interleaving FEC in BPSK provides better performance than the BELL </w:t>
      </w:r>
      <w:r>
        <w:lastRenderedPageBreak/>
        <w:t xml:space="preserve">202 and BPSK without interleaving FEC.  The functional requirements of each system are summarized in Table 1. In section 3.1 followed by a summary of each.  Non-functional requirements are listed in Table 2 in section 3.2.  </w:t>
      </w:r>
    </w:p>
    <w:p w14:paraId="36681813" w14:textId="77777777" w:rsidR="00D928BD" w:rsidRDefault="00D928BD" w:rsidP="00D928BD">
      <w:pPr>
        <w:pStyle w:val="Heading2"/>
        <w:numPr>
          <w:ilvl w:val="1"/>
          <w:numId w:val="27"/>
        </w:numPr>
        <w:textAlignment w:val="auto"/>
      </w:pPr>
      <w:bookmarkStart w:id="33" w:name="_Ref49490545"/>
      <w:bookmarkStart w:id="34" w:name="_Toc373771132"/>
      <w:r>
        <w:t>Functional Design Constraints</w:t>
      </w:r>
      <w:bookmarkEnd w:id="33"/>
      <w:r>
        <w:t xml:space="preserve"> (Brian)</w:t>
      </w:r>
      <w:bookmarkEnd w:id="34"/>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D928BD" w14:paraId="50FC258A" w14:textId="77777777" w:rsidTr="00D928B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2706C77" w14:textId="77777777" w:rsidR="00D928BD" w:rsidRDefault="00D928B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3DFDE9B9" w14:textId="77777777" w:rsidR="00D928BD" w:rsidRDefault="00D928BD">
            <w:pPr>
              <w:shd w:val="solid" w:color="FFFFFF" w:fill="FFFFFF"/>
              <w:spacing w:after="0"/>
              <w:jc w:val="center"/>
              <w:rPr>
                <w:b/>
                <w:bCs/>
              </w:rPr>
            </w:pPr>
            <w:r>
              <w:rPr>
                <w:b/>
                <w:bCs/>
              </w:rPr>
              <w:t>Description</w:t>
            </w:r>
          </w:p>
        </w:tc>
      </w:tr>
      <w:tr w:rsidR="00D928BD" w14:paraId="0A2651E8" w14:textId="77777777" w:rsidTr="00D928B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438F5F9" w14:textId="77777777" w:rsidR="00D928BD" w:rsidRDefault="00D928B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48413F4D" w14:textId="77777777" w:rsidR="00D928BD" w:rsidRDefault="00D928BD">
            <w:pPr>
              <w:shd w:val="solid" w:color="FFFFFF" w:fill="FFFFFF"/>
              <w:spacing w:after="0"/>
              <w:jc w:val="left"/>
            </w:pPr>
            <w:r>
              <w:t>Each modem is required to modulate 1200 b/sec data with the locally generated oscillator in order to communicate with the 1200 b/sec PACSATS.</w:t>
            </w:r>
          </w:p>
        </w:tc>
      </w:tr>
      <w:tr w:rsidR="00D928BD" w14:paraId="75CD7BBE" w14:textId="77777777" w:rsidTr="00D928B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20D817" w14:textId="77777777" w:rsidR="00D928BD" w:rsidRDefault="00D928B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360EEE01" w14:textId="77777777" w:rsidR="00D928BD" w:rsidRDefault="00D928BD">
            <w:pPr>
              <w:shd w:val="solid" w:color="FFFFFF" w:fill="FFFFFF"/>
              <w:spacing w:after="0"/>
              <w:jc w:val="left"/>
            </w:pPr>
            <w:r>
              <w:t>Manchester Encoding is resilient to small changes in Frequency due to Doppler shift and provides easier clock extraction during demodulation.</w:t>
            </w:r>
          </w:p>
        </w:tc>
      </w:tr>
      <w:tr w:rsidR="00D928BD" w14:paraId="7874599E" w14:textId="77777777" w:rsidTr="00D928B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671130FE" w14:textId="77777777" w:rsidR="00D928BD" w:rsidRDefault="00D928B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9915B9D" w14:textId="77777777" w:rsidR="00D928BD" w:rsidRDefault="00D928B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D928BD" w14:paraId="09F43EA1" w14:textId="77777777" w:rsidTr="00D928B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29EFC75" w14:textId="77777777" w:rsidR="00D928BD" w:rsidRDefault="00D928B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4847EA4C" w14:textId="77777777" w:rsidR="00D928BD" w:rsidRDefault="00D928B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D928BD" w14:paraId="6505DEC4" w14:textId="77777777" w:rsidTr="00D928B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A1351DE" w14:textId="77777777" w:rsidR="00D928BD" w:rsidRDefault="00D928B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5238B85E" w14:textId="77777777" w:rsidR="00D928BD" w:rsidRDefault="00D928B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2D3FDF45" w14:textId="77777777" w:rsidR="00D928BD" w:rsidRDefault="00D928BD" w:rsidP="00D928BD">
      <w:pPr>
        <w:pStyle w:val="SDTable"/>
        <w:shd w:val="solid" w:color="FFFFFF" w:fill="FFFFFF"/>
        <w:spacing w:after="0"/>
        <w:jc w:val="center"/>
        <w:rPr>
          <w:rFonts w:ascii="Times New Roman" w:hAnsi="Times New Roman"/>
        </w:rPr>
      </w:pPr>
      <w:bookmarkStart w:id="35" w:name="_Ref49487021"/>
      <w:r>
        <w:rPr>
          <w:rFonts w:ascii="Times New Roman" w:hAnsi="Times New Roman"/>
        </w:rPr>
        <w:t xml:space="preserve">Table </w:t>
      </w:r>
      <w:bookmarkEnd w:id="35"/>
      <w:r>
        <w:rPr>
          <w:rFonts w:ascii="Times New Roman" w:hAnsi="Times New Roman"/>
        </w:rPr>
        <w:t>1. Functional design constraints for the all three systems.</w:t>
      </w:r>
    </w:p>
    <w:p w14:paraId="06651A49" w14:textId="77777777" w:rsidR="00D928BD" w:rsidRDefault="00D928BD" w:rsidP="00D928BD">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in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6FAE092E" w14:textId="77777777" w:rsidR="00D928BD" w:rsidRDefault="00D928BD" w:rsidP="00D928BD">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02A31F6D" w14:textId="77777777" w:rsidR="00D928BD" w:rsidRDefault="00D928BD" w:rsidP="00D928BD"/>
    <w:p w14:paraId="46F959DC" w14:textId="77777777" w:rsidR="00D928BD" w:rsidRDefault="00D928BD" w:rsidP="00D928BD">
      <w:pPr>
        <w:pStyle w:val="Heading2"/>
        <w:numPr>
          <w:ilvl w:val="1"/>
          <w:numId w:val="27"/>
        </w:numPr>
        <w:textAlignment w:val="auto"/>
      </w:pPr>
      <w:bookmarkStart w:id="36" w:name="_Toc373112951"/>
      <w:bookmarkStart w:id="37" w:name="_Toc373771133"/>
      <w:bookmarkEnd w:id="31"/>
      <w:r>
        <w:t>Non-Functional Design Constraints (Brandon)</w:t>
      </w:r>
      <w:bookmarkEnd w:id="36"/>
      <w:bookmarkEnd w:id="37"/>
    </w:p>
    <w:p w14:paraId="66F92EC7" w14:textId="77777777" w:rsidR="00D928BD" w:rsidRDefault="00D928BD" w:rsidP="00D928BD">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D928BD" w14:paraId="2BF3A72B" w14:textId="77777777" w:rsidTr="00D928B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08481AE" w14:textId="77777777" w:rsidR="00D928BD" w:rsidRDefault="00D928B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766FAD93" w14:textId="77777777" w:rsidR="00D928BD" w:rsidRDefault="00D928B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562D78A" w14:textId="77777777" w:rsidR="00D928BD" w:rsidRDefault="00D928BD">
            <w:pPr>
              <w:spacing w:after="0"/>
              <w:jc w:val="center"/>
              <w:rPr>
                <w:b/>
                <w:bCs/>
              </w:rPr>
            </w:pPr>
            <w:r>
              <w:rPr>
                <w:b/>
                <w:bCs/>
              </w:rPr>
              <w:t>Description</w:t>
            </w:r>
          </w:p>
        </w:tc>
      </w:tr>
      <w:tr w:rsidR="00D928BD" w14:paraId="2F9DA7A6" w14:textId="77777777" w:rsidTr="00D928B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3D60F4E3" w14:textId="77777777" w:rsidR="00D928BD" w:rsidRDefault="00D928B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4B9F8141" w14:textId="77777777" w:rsidR="00D928BD" w:rsidRDefault="00D928B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412E7DD2" w14:textId="77777777" w:rsidR="00D928BD" w:rsidRDefault="00D928BD">
            <w:pPr>
              <w:spacing w:after="0"/>
              <w:jc w:val="left"/>
            </w:pPr>
            <w:r>
              <w:t>Board: $85 - $100</w:t>
            </w:r>
          </w:p>
        </w:tc>
      </w:tr>
      <w:tr w:rsidR="00D928BD" w14:paraId="47A99FB3" w14:textId="77777777" w:rsidTr="00D928B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4E355449" w14:textId="77777777" w:rsidR="00D928BD" w:rsidRDefault="00D928B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EF4B36" w14:textId="77777777" w:rsidR="00D928BD" w:rsidRDefault="00D928B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D253686" w14:textId="77777777" w:rsidR="00D928BD" w:rsidRDefault="00D928BD">
            <w:pPr>
              <w:spacing w:after="0"/>
              <w:jc w:val="left"/>
              <w:rPr>
                <w:color w:val="000000"/>
              </w:rPr>
            </w:pPr>
            <w:r>
              <w:rPr>
                <w:color w:val="000000"/>
              </w:rPr>
              <w:t>FPGA: 0°C to +85°C</w:t>
            </w:r>
          </w:p>
        </w:tc>
      </w:tr>
      <w:tr w:rsidR="00D928BD" w14:paraId="488D3905" w14:textId="77777777" w:rsidTr="00D928B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51607AF4" w14:textId="77777777" w:rsidR="00D928BD" w:rsidRDefault="00D928B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7D59D62D" w14:textId="77777777" w:rsidR="00D928BD" w:rsidRDefault="00D928B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7A7A7FFE" w14:textId="77777777" w:rsidR="00D928BD" w:rsidRDefault="00D928BD">
            <w:pPr>
              <w:spacing w:after="0"/>
              <w:jc w:val="left"/>
              <w:rPr>
                <w:color w:val="000000"/>
              </w:rPr>
            </w:pPr>
            <w:r>
              <w:rPr>
                <w:color w:val="000000"/>
              </w:rPr>
              <w:t xml:space="preserve">Board: maximum 600 mA @ 3 V </w:t>
            </w:r>
          </w:p>
        </w:tc>
      </w:tr>
      <w:tr w:rsidR="00D928BD" w14:paraId="355BFCCF" w14:textId="77777777" w:rsidTr="00D928B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6CD1577F" w14:textId="77777777" w:rsidR="00D928BD" w:rsidRDefault="00D928B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36168572" w14:textId="77777777" w:rsidR="00D928BD" w:rsidRDefault="00D928B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190A25E2" w14:textId="77777777" w:rsidR="00D928BD" w:rsidRDefault="00D928BD">
            <w:pPr>
              <w:spacing w:after="0"/>
              <w:jc w:val="left"/>
              <w:rPr>
                <w:color w:val="000000"/>
              </w:rPr>
            </w:pPr>
            <w:r>
              <w:rPr>
                <w:color w:val="000000"/>
              </w:rPr>
              <w:t>Board: 3 in. wide x 4 in. length x 0.5 in. height</w:t>
            </w:r>
          </w:p>
        </w:tc>
      </w:tr>
      <w:tr w:rsidR="00D928BD" w14:paraId="339B2E1D" w14:textId="77777777" w:rsidTr="00D928B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4FE6366" w14:textId="77777777" w:rsidR="00D928BD" w:rsidRDefault="00D928B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4E37FD7F" w14:textId="77777777" w:rsidR="00D928BD" w:rsidRDefault="00D928B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5504C8E0" w14:textId="77777777" w:rsidR="00D928BD" w:rsidRDefault="00D928BD">
            <w:pPr>
              <w:spacing w:after="0"/>
              <w:jc w:val="left"/>
              <w:rPr>
                <w:color w:val="000000"/>
              </w:rPr>
            </w:pPr>
            <w:r>
              <w:rPr>
                <w:color w:val="000000"/>
              </w:rPr>
              <w:t>Board: 32 grams</w:t>
            </w:r>
          </w:p>
        </w:tc>
      </w:tr>
    </w:tbl>
    <w:p w14:paraId="6344E839" w14:textId="091C35CF" w:rsidR="00D928BD" w:rsidRDefault="00D928BD" w:rsidP="00D928BD">
      <w:pPr>
        <w:pStyle w:val="SDTable"/>
        <w:shd w:val="solid" w:color="FFFFFF" w:fill="FFFFFF"/>
        <w:spacing w:after="0"/>
        <w:jc w:val="center"/>
        <w:rPr>
          <w:rFonts w:ascii="Times New Roman" w:hAnsi="Times New Roman"/>
        </w:rPr>
      </w:pPr>
      <w:r>
        <w:rPr>
          <w:rFonts w:ascii="Times New Roman" w:hAnsi="Times New Roman"/>
        </w:rPr>
        <w:t>Table 2</w:t>
      </w:r>
      <w:bookmarkStart w:id="38" w:name="_GoBack"/>
      <w:bookmarkEnd w:id="38"/>
      <w:r>
        <w:rPr>
          <w:rFonts w:ascii="Times New Roman" w:hAnsi="Times New Roman"/>
        </w:rPr>
        <w:t>. Non-functional design constraints for test board.</w:t>
      </w:r>
    </w:p>
    <w:p w14:paraId="658DBCCE" w14:textId="77777777" w:rsidR="00D928BD" w:rsidRDefault="00D928BD" w:rsidP="00D928BD">
      <w:pPr>
        <w:pStyle w:val="SDTable"/>
        <w:shd w:val="solid" w:color="FFFFFF" w:fill="FFFFFF"/>
        <w:spacing w:after="0"/>
        <w:jc w:val="center"/>
        <w:rPr>
          <w:rFonts w:ascii="Times New Roman" w:hAnsi="Times New Roman"/>
        </w:rPr>
      </w:pPr>
    </w:p>
    <w:p w14:paraId="09910C79" w14:textId="77777777" w:rsidR="00D928BD" w:rsidRDefault="00D928BD" w:rsidP="00D928BD">
      <w:pPr>
        <w:pStyle w:val="Heading1"/>
        <w:numPr>
          <w:ilvl w:val="0"/>
          <w:numId w:val="27"/>
        </w:numPr>
        <w:textAlignment w:val="auto"/>
      </w:pPr>
      <w:bookmarkStart w:id="39" w:name="_Ref49480655"/>
      <w:bookmarkStart w:id="40" w:name="_Toc373771134"/>
      <w:r>
        <w:lastRenderedPageBreak/>
        <w:t>APPROACH</w:t>
      </w:r>
      <w:bookmarkEnd w:id="39"/>
      <w:bookmarkEnd w:id="40"/>
    </w:p>
    <w:p w14:paraId="1C982512" w14:textId="77777777" w:rsidR="00D928BD" w:rsidRDefault="00D928BD" w:rsidP="00D928BD">
      <w:pPr>
        <w:pStyle w:val="Heading2"/>
        <w:numPr>
          <w:ilvl w:val="1"/>
          <w:numId w:val="27"/>
        </w:numPr>
        <w:textAlignment w:val="auto"/>
      </w:pPr>
      <w:bookmarkStart w:id="41" w:name="_Toc373771135"/>
      <w:r>
        <w:t>Software Simulation Using Matlab/Simulink</w:t>
      </w:r>
      <w:bookmarkEnd w:id="41"/>
    </w:p>
    <w:p w14:paraId="13D2F656" w14:textId="77777777" w:rsidR="00D928BD" w:rsidRDefault="00D928BD" w:rsidP="00D928BD">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1F411012" w14:textId="77777777" w:rsidR="00D928BD" w:rsidRDefault="00D928BD" w:rsidP="00D928BD">
      <w:r>
        <w:t>The remainder of the section is organized as follows, section 4.1.1 will consider the Simulink design of the Manchester encoder and decoder that is used in both the FSK and BPSK modems.  In section 4.1.2, the FSK and BPSK modems design is discussed.  Then in 4.1.3,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4.1.3.  Lastly, section 4.1.4 will conclude the Software simulation section by examining interleaving forward error correction and how it can be used to reduce the BER of the BPSK modem.</w:t>
      </w:r>
    </w:p>
    <w:p w14:paraId="1E123950" w14:textId="77777777" w:rsidR="00D928BD" w:rsidRDefault="00D928BD" w:rsidP="00D928BD">
      <w:pPr>
        <w:pStyle w:val="Heading3"/>
        <w:numPr>
          <w:ilvl w:val="2"/>
          <w:numId w:val="27"/>
        </w:numPr>
        <w:tabs>
          <w:tab w:val="left" w:pos="720"/>
        </w:tabs>
        <w:ind w:left="0"/>
        <w:textAlignment w:val="auto"/>
      </w:pPr>
      <w:bookmarkStart w:id="42" w:name="_Toc373771136"/>
      <w:r>
        <w:t>Manchester Encoder/Decoder</w:t>
      </w:r>
      <w:bookmarkEnd w:id="42"/>
    </w:p>
    <w:p w14:paraId="3C2D836F" w14:textId="77777777" w:rsidR="00D928BD" w:rsidRDefault="00D928BD" w:rsidP="00D928BD">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being, hence it may be referred as a self-clocking signaling technic.</w:t>
      </w:r>
    </w:p>
    <w:p w14:paraId="39181D34" w14:textId="77777777" w:rsidR="00D928BD" w:rsidRDefault="00D928BD" w:rsidP="00D928BD">
      <w:pPr>
        <w:pStyle w:val="NormalWeb"/>
        <w:rPr>
          <w:color w:val="000000"/>
        </w:rPr>
      </w:pPr>
    </w:p>
    <w:p w14:paraId="6D253299" w14:textId="77777777" w:rsidR="00D928BD" w:rsidRDefault="00D928BD" w:rsidP="00D928BD">
      <w:pPr>
        <w:pStyle w:val="NormalWeb"/>
        <w:jc w:val="both"/>
        <w:rPr>
          <w:color w:val="000000"/>
        </w:rPr>
      </w:pPr>
      <w:r>
        <w:rPr>
          <w:color w:val="000000"/>
        </w:rPr>
        <w:t xml:space="preserve">Manchester code is also not a complicated signal scheme to implement and needs few components to obtain a self-clocking behavior. Hence, Manchester code has gained a great amount of popularity among communication engineers, being implemented in various Amateur Radio communication and also has been a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14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47130833" w14:textId="23303897" w:rsidR="00D928BD" w:rsidRDefault="00D928BD" w:rsidP="00D928BD">
      <w:pPr>
        <w:pStyle w:val="NormalWeb"/>
        <w:jc w:val="center"/>
        <w:rPr>
          <w:color w:val="000000"/>
        </w:rPr>
      </w:pPr>
      <w:r>
        <w:rPr>
          <w:noProof/>
        </w:rPr>
        <w:lastRenderedPageBreak/>
        <w:drawing>
          <wp:inline distT="0" distB="0" distL="0" distR="0" wp14:anchorId="09202861" wp14:editId="039C6DE2">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402E66AB" w14:textId="77777777" w:rsidR="00D928BD" w:rsidRDefault="00D928BD" w:rsidP="00D928BD">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14</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4F25754D" w14:textId="77777777" w:rsidR="00D928BD" w:rsidRDefault="00D928BD" w:rsidP="00D928BD">
      <w:pPr>
        <w:pStyle w:val="NormalWeb"/>
        <w:rPr>
          <w:color w:val="000000"/>
        </w:rPr>
      </w:pPr>
    </w:p>
    <w:p w14:paraId="6B11FA3D" w14:textId="77777777" w:rsidR="00D928BD" w:rsidRDefault="00D928BD" w:rsidP="00D928BD">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2BB9EC40" w14:textId="77777777" w:rsidR="00D928BD" w:rsidRDefault="00D928BD" w:rsidP="00D928BD">
      <w:pPr>
        <w:pStyle w:val="NormalWeb"/>
        <w:jc w:val="both"/>
        <w:rPr>
          <w:color w:val="000000"/>
        </w:rPr>
      </w:pPr>
    </w:p>
    <w:p w14:paraId="16A910EB" w14:textId="77777777" w:rsidR="00D928BD" w:rsidRDefault="00D928BD" w:rsidP="00D928BD">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EFACDA7" w14:textId="77777777" w:rsidR="00D928BD" w:rsidRDefault="00D928BD" w:rsidP="00D928BD">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6B0680C" w14:textId="77777777" w:rsidR="00D928BD" w:rsidRDefault="00D928BD" w:rsidP="00D928BD">
      <w:pPr>
        <w:pStyle w:val="NormalWeb"/>
        <w:ind w:left="3600"/>
        <w:rPr>
          <w:color w:val="000000"/>
        </w:rPr>
      </w:pPr>
    </w:p>
    <w:p w14:paraId="589448E2" w14:textId="77777777" w:rsidR="00D928BD" w:rsidRDefault="00D928BD" w:rsidP="00D928BD">
      <w:pPr>
        <w:pStyle w:val="NormalWeb"/>
        <w:rPr>
          <w:color w:val="000000"/>
        </w:rPr>
      </w:pPr>
      <w:r>
        <w:rPr>
          <w:color w:val="000000"/>
        </w:rPr>
        <w:t>Where the latter is referred as the Manchester code- Leveled.</w:t>
      </w:r>
    </w:p>
    <w:p w14:paraId="4BBCEC9A" w14:textId="77777777" w:rsidR="00D928BD" w:rsidRDefault="00D928BD" w:rsidP="00D928BD">
      <w:pPr>
        <w:jc w:val="center"/>
        <w:rPr>
          <w:noProof/>
          <w:sz w:val="24"/>
          <w:szCs w:val="24"/>
        </w:rPr>
      </w:pPr>
    </w:p>
    <w:p w14:paraId="29CDBC5E" w14:textId="08F1EECC" w:rsidR="00D928BD" w:rsidRDefault="00D928BD" w:rsidP="00D928BD">
      <w:pPr>
        <w:jc w:val="center"/>
        <w:rPr>
          <w:b/>
          <w:noProof/>
          <w:sz w:val="24"/>
          <w:szCs w:val="24"/>
        </w:rPr>
      </w:pPr>
      <w:r>
        <w:rPr>
          <w:noProof/>
          <w:sz w:val="24"/>
          <w:szCs w:val="24"/>
        </w:rPr>
        <w:drawing>
          <wp:inline distT="0" distB="0" distL="0" distR="0" wp14:anchorId="31B9CF81" wp14:editId="443D9109">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405A5F88" wp14:editId="7731A077">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54C0359E" w14:textId="77777777" w:rsidR="00D928BD" w:rsidRDefault="00D928BD" w:rsidP="00D928BD">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Manchester encoder using an XOR gate (left) Multiplexer (right)</w:t>
      </w:r>
    </w:p>
    <w:p w14:paraId="6CD5D593" w14:textId="77777777" w:rsidR="00D928BD" w:rsidRDefault="00D928BD" w:rsidP="00D928BD">
      <w:pPr>
        <w:pStyle w:val="NormalWeb"/>
        <w:jc w:val="center"/>
        <w:rPr>
          <w:color w:val="000000"/>
        </w:rPr>
      </w:pPr>
    </w:p>
    <w:p w14:paraId="626F46CF" w14:textId="77777777" w:rsidR="00D928BD" w:rsidRDefault="00D928BD" w:rsidP="00D928BD">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1FC6E4E" w14:textId="77777777" w:rsidR="00D928BD" w:rsidRDefault="00D928BD" w:rsidP="00D928BD">
      <w:pPr>
        <w:pStyle w:val="NormalWeb"/>
        <w:rPr>
          <w:color w:val="000000"/>
        </w:rPr>
      </w:pPr>
    </w:p>
    <w:p w14:paraId="2C2090E3" w14:textId="6F2A38D8" w:rsidR="00D928BD" w:rsidRDefault="00D928BD" w:rsidP="00D928BD">
      <w:pPr>
        <w:jc w:val="center"/>
        <w:rPr>
          <w:b/>
          <w:noProof/>
          <w:sz w:val="24"/>
          <w:szCs w:val="24"/>
        </w:rPr>
      </w:pPr>
      <w:r>
        <w:rPr>
          <w:noProof/>
          <w:sz w:val="24"/>
          <w:szCs w:val="24"/>
        </w:rPr>
        <w:drawing>
          <wp:inline distT="0" distB="0" distL="0" distR="0" wp14:anchorId="660FABD0" wp14:editId="5A79010D">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7863132D" w14:textId="77777777" w:rsidR="00D928BD" w:rsidRDefault="00D928BD" w:rsidP="00D928BD">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16</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0BE3A6D4" w14:textId="0DC7A26A" w:rsidR="00D928BD" w:rsidRDefault="00D928BD" w:rsidP="00D928BD">
      <w:pPr>
        <w:jc w:val="center"/>
        <w:rPr>
          <w:noProof/>
          <w:sz w:val="24"/>
          <w:szCs w:val="24"/>
        </w:rPr>
      </w:pPr>
      <w:r>
        <w:rPr>
          <w:noProof/>
          <w:sz w:val="24"/>
          <w:szCs w:val="24"/>
        </w:rPr>
        <w:drawing>
          <wp:inline distT="0" distB="0" distL="0" distR="0" wp14:anchorId="023F2860" wp14:editId="665609EC">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3783C1B2" w14:textId="77777777" w:rsidR="00D928BD" w:rsidRDefault="00D928BD" w:rsidP="00D928BD">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Results of the Manchester code</w:t>
      </w:r>
    </w:p>
    <w:p w14:paraId="54AAA9B9" w14:textId="51AC3671" w:rsidR="00D928BD" w:rsidRDefault="00D928BD" w:rsidP="00D928BD">
      <w:pPr>
        <w:jc w:val="center"/>
        <w:rPr>
          <w:noProof/>
          <w:sz w:val="24"/>
          <w:szCs w:val="24"/>
        </w:rPr>
      </w:pPr>
      <w:r>
        <w:rPr>
          <w:noProof/>
          <w:sz w:val="24"/>
          <w:szCs w:val="24"/>
        </w:rPr>
        <w:lastRenderedPageBreak/>
        <w:drawing>
          <wp:inline distT="0" distB="0" distL="0" distR="0" wp14:anchorId="4BFCAE3C" wp14:editId="4F0D70C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23DF2CD" w14:textId="77777777" w:rsidR="00D928BD" w:rsidRDefault="00D928BD" w:rsidP="00D928BD">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decoding</w:t>
      </w:r>
    </w:p>
    <w:p w14:paraId="0D987F16" w14:textId="77777777" w:rsidR="00D928BD" w:rsidRDefault="00D928BD" w:rsidP="00D928BD">
      <w:pPr>
        <w:pStyle w:val="Heading3"/>
        <w:numPr>
          <w:ilvl w:val="2"/>
          <w:numId w:val="27"/>
        </w:numPr>
        <w:tabs>
          <w:tab w:val="left" w:pos="720"/>
        </w:tabs>
        <w:ind w:left="0"/>
        <w:textAlignment w:val="auto"/>
      </w:pPr>
      <w:bookmarkStart w:id="43" w:name="_Toc373771137"/>
      <w:r>
        <w:t>Modulation of FSK and BPSK</w:t>
      </w:r>
      <w:bookmarkEnd w:id="43"/>
    </w:p>
    <w:p w14:paraId="2E5035F3" w14:textId="77777777" w:rsidR="00D928BD" w:rsidRDefault="00D928BD" w:rsidP="00D928BD">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63285A4" w14:textId="77777777" w:rsidR="00D928BD" w:rsidRDefault="00D928BD" w:rsidP="00D928BD">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6B3DC0AA" w14:textId="77777777" w:rsidR="00D928BD" w:rsidRDefault="00D928BD" w:rsidP="00D928BD">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3B151CAA" w14:textId="77777777" w:rsidR="00D928BD" w:rsidRDefault="00D928BD" w:rsidP="00D928BD">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3F9769B" w14:textId="77777777" w:rsidR="00D928BD" w:rsidRDefault="00D928BD" w:rsidP="00D928BD">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12.</w:t>
      </w:r>
    </w:p>
    <w:p w14:paraId="0447F1C7" w14:textId="77777777" w:rsidR="00D928BD" w:rsidRDefault="00D928BD" w:rsidP="00D928BD">
      <w:pPr>
        <w:rPr>
          <w:szCs w:val="22"/>
        </w:rPr>
      </w:pPr>
    </w:p>
    <w:p w14:paraId="57130E1F" w14:textId="717EE888" w:rsidR="00D928BD" w:rsidRDefault="00D928BD" w:rsidP="00D928BD">
      <w:pPr>
        <w:jc w:val="center"/>
        <w:rPr>
          <w:szCs w:val="22"/>
        </w:rPr>
      </w:pPr>
      <w:r>
        <w:rPr>
          <w:noProof/>
        </w:rPr>
        <w:drawing>
          <wp:inline distT="0" distB="0" distL="0" distR="0" wp14:anchorId="37B518F4" wp14:editId="59857FA6">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1111A942" w14:textId="77777777" w:rsidR="00D928BD" w:rsidRDefault="00D928BD" w:rsidP="00D928BD">
      <w:pPr>
        <w:rPr>
          <w:sz w:val="18"/>
        </w:rPr>
      </w:pPr>
      <w:r>
        <w:rPr>
          <w:b/>
          <w:sz w:val="18"/>
          <w:szCs w:val="22"/>
        </w:rPr>
        <w:lastRenderedPageBreak/>
        <w:t xml:space="preserve">Figure </w:t>
      </w:r>
      <w:r>
        <w:rPr>
          <w:b/>
        </w:rPr>
        <w:fldChar w:fldCharType="begin"/>
      </w:r>
      <w:r>
        <w:rPr>
          <w:b/>
        </w:rPr>
        <w:instrText xml:space="preserve"> SEQ Figure \* ARABIC </w:instrText>
      </w:r>
      <w:r>
        <w:rPr>
          <w:b/>
        </w:rPr>
        <w:fldChar w:fldCharType="separate"/>
      </w:r>
      <w:r>
        <w:rPr>
          <w:b/>
          <w:noProof/>
        </w:rPr>
        <w:t>19</w:t>
      </w:r>
      <w:r>
        <w:rPr>
          <w:b/>
        </w:rPr>
        <w:fldChar w:fldCharType="end"/>
      </w:r>
      <w:r>
        <w:rPr>
          <w:b/>
          <w:sz w:val="18"/>
          <w:szCs w:val="22"/>
        </w:rPr>
        <w:t>.</w:t>
      </w:r>
      <w:r>
        <w:rPr>
          <w:sz w:val="18"/>
        </w:rPr>
        <w:t xml:space="preserve">  BPSK modulator that uses the Manchester data stream to gate two antipodal sinusoidal carriers that result in the BPSK modulated signal.</w:t>
      </w:r>
    </w:p>
    <w:p w14:paraId="6D971553" w14:textId="77777777" w:rsidR="00D928BD" w:rsidRDefault="00D928BD" w:rsidP="00D928BD">
      <w:pPr>
        <w:rPr>
          <w:szCs w:val="22"/>
        </w:rPr>
      </w:pPr>
      <w:r>
        <w:rPr>
          <w:szCs w:val="22"/>
        </w:rPr>
        <w:t>Figure 20 below presents one particular simulation that illustrates the operation of the BPSK modulator.  When the input Manchester code is ‘high’, the positive sine wave is transmitted and when the input is ‘low’, the negative sine wave is transmitted.</w:t>
      </w:r>
    </w:p>
    <w:p w14:paraId="581A14E0" w14:textId="6B27EE49" w:rsidR="00D928BD" w:rsidRDefault="00D928BD" w:rsidP="00D928BD">
      <w:pPr>
        <w:jc w:val="center"/>
        <w:rPr>
          <w:szCs w:val="22"/>
        </w:rPr>
      </w:pPr>
      <w:r>
        <w:rPr>
          <w:noProof/>
        </w:rPr>
        <w:drawing>
          <wp:inline distT="0" distB="0" distL="0" distR="0" wp14:anchorId="398B1B5D" wp14:editId="146B1597">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7B9FBBCC" w14:textId="77777777" w:rsidR="00D928BD" w:rsidRDefault="00D928BD" w:rsidP="00D928BD">
      <w:pPr>
        <w:pStyle w:val="Caption"/>
        <w:jc w:val="center"/>
        <w:rPr>
          <w:b w:val="0"/>
          <w:sz w:val="18"/>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20</w:t>
      </w:r>
      <w:r>
        <w:rPr>
          <w:b w:val="0"/>
        </w:rPr>
        <w:fldChar w:fldCharType="end"/>
      </w:r>
      <w:r>
        <w:rPr>
          <w:b w:val="0"/>
          <w:sz w:val="18"/>
          <w:szCs w:val="22"/>
        </w:rPr>
        <w:t>.</w:t>
      </w:r>
      <w:r>
        <w:rPr>
          <w:b w:val="0"/>
          <w:sz w:val="18"/>
        </w:rPr>
        <w:t xml:space="preserve">  The transmitted BPSK signal has 180 degree phase shifts that correspond to logic level transition of the Manchester coded data stream.</w:t>
      </w:r>
    </w:p>
    <w:p w14:paraId="39F48CED" w14:textId="77777777" w:rsidR="00D928BD" w:rsidRDefault="00D928BD" w:rsidP="00D928BD">
      <w:pPr>
        <w:rPr>
          <w:b/>
        </w:rPr>
      </w:pPr>
      <w:r>
        <w:rPr>
          <w:b/>
        </w:rPr>
        <w:t>FSK Modulation</w:t>
      </w:r>
    </w:p>
    <w:p w14:paraId="75CF37D6" w14:textId="77777777" w:rsidR="00D928BD" w:rsidRDefault="00D928BD" w:rsidP="00D928BD">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let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299E017B" w14:textId="77777777" w:rsidR="00D928BD" w:rsidRDefault="00D928BD" w:rsidP="00D928BD">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2DABA586" w14:textId="77777777" w:rsidR="00D928BD" w:rsidRDefault="00D928BD" w:rsidP="00D928BD">
      <w:pPr>
        <w:rPr>
          <w:rFonts w:eastAsiaTheme="minorEastAsia"/>
        </w:rPr>
      </w:pPr>
      <w:r>
        <w:rPr>
          <w:rFonts w:eastAsiaTheme="minorEastAsia"/>
        </w:rPr>
        <w:t>By directly gating two different frequencies an FSK signal is generated according to the Bell 202 protocol which states:</w:t>
      </w:r>
    </w:p>
    <w:p w14:paraId="2CF9D75A" w14:textId="77777777" w:rsidR="00D928BD" w:rsidRDefault="00D928BD" w:rsidP="00D928BD">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07C77117" w14:textId="77777777" w:rsidR="00D928BD" w:rsidRDefault="00D928BD" w:rsidP="00D928BD">
      <w:pPr>
        <w:jc w:val="left"/>
        <w:rPr>
          <w:rFonts w:ascii="Calibri" w:hAnsi="Calibri"/>
          <w:color w:val="000000"/>
        </w:rPr>
      </w:pPr>
      <w:r>
        <w:rPr>
          <w:rFonts w:ascii="Calibri" w:hAnsi="Calibri"/>
          <w:color w:val="000000"/>
        </w:rPr>
        <w:t xml:space="preserve">The Bell 202 protocol can be illustrated using </w:t>
      </w:r>
      <w:r>
        <w:rPr>
          <w:rFonts w:ascii="Calibri" w:hAnsi="Calibri"/>
          <w:color w:val="000000"/>
          <w:highlight w:val="yellow"/>
        </w:rPr>
        <w:t>Figure #</w:t>
      </w:r>
      <w:r>
        <w:rPr>
          <w:rFonts w:ascii="Calibri" w:hAnsi="Calibri"/>
          <w:color w:val="000000"/>
        </w:rPr>
        <w:t>, which is obtained in Simulink using the switch illustrated in Figure #, bottom</w:t>
      </w:r>
    </w:p>
    <w:p w14:paraId="094A2739" w14:textId="36A0FB61" w:rsidR="00D928BD" w:rsidRDefault="00D928BD" w:rsidP="00D928BD">
      <w:pPr>
        <w:jc w:val="center"/>
        <w:rPr>
          <w:rFonts w:ascii="Calibri" w:hAnsi="Calibri"/>
          <w:noProof/>
          <w:color w:val="000000"/>
        </w:rPr>
      </w:pPr>
      <w:r>
        <w:rPr>
          <w:rFonts w:ascii="Calibri" w:hAnsi="Calibri"/>
          <w:noProof/>
          <w:color w:val="000000"/>
        </w:rPr>
        <w:lastRenderedPageBreak/>
        <w:drawing>
          <wp:inline distT="0" distB="0" distL="0" distR="0" wp14:anchorId="28A586A5" wp14:editId="3089EEF5">
            <wp:extent cx="5949315" cy="2838450"/>
            <wp:effectExtent l="0" t="0" r="0" b="0"/>
            <wp:docPr id="75" name="Picture 75" descr="B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F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7CCF5B18" w14:textId="44CEC3B5" w:rsidR="00D928BD" w:rsidRDefault="00D928BD" w:rsidP="00D928BD">
      <w:pPr>
        <w:jc w:val="center"/>
      </w:pPr>
      <w:r>
        <w:rPr>
          <w:rFonts w:ascii="Calibri" w:hAnsi="Calibri"/>
          <w:noProof/>
          <w:color w:val="000000"/>
        </w:rPr>
        <w:drawing>
          <wp:inline distT="0" distB="0" distL="0" distR="0" wp14:anchorId="712B22D5" wp14:editId="48D59555">
            <wp:extent cx="4013835" cy="2755265"/>
            <wp:effectExtent l="0" t="0" r="5715" b="6985"/>
            <wp:docPr id="74" name="Picture 74"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Swit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3835" cy="2755265"/>
                    </a:xfrm>
                    <a:prstGeom prst="rect">
                      <a:avLst/>
                    </a:prstGeom>
                    <a:noFill/>
                    <a:ln>
                      <a:noFill/>
                    </a:ln>
                  </pic:spPr>
                </pic:pic>
              </a:graphicData>
            </a:graphic>
          </wp:inline>
        </w:drawing>
      </w:r>
    </w:p>
    <w:p w14:paraId="39E69A0F"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21</w:t>
      </w:r>
      <w:r>
        <w:rPr>
          <w:b w:val="0"/>
          <w:sz w:val="22"/>
          <w:szCs w:val="22"/>
        </w:rPr>
        <w:fldChar w:fldCharType="end"/>
      </w:r>
      <w:r>
        <w:rPr>
          <w:b w:val="0"/>
          <w:sz w:val="22"/>
          <w:szCs w:val="22"/>
        </w:rPr>
        <w:t>.</w:t>
      </w:r>
      <w:r>
        <w:rPr>
          <w:b w:val="0"/>
          <w:sz w:val="22"/>
        </w:rPr>
        <w:t xml:space="preserve"> BFSK non-coherently modulated using switches</w:t>
      </w:r>
    </w:p>
    <w:p w14:paraId="5EB1127B" w14:textId="77777777" w:rsidR="00D928BD" w:rsidRDefault="00D928BD" w:rsidP="00D928BD">
      <w:pPr>
        <w:rPr>
          <w:b/>
        </w:rPr>
      </w:pPr>
    </w:p>
    <w:p w14:paraId="4A1EDB24" w14:textId="77777777" w:rsidR="00D928BD" w:rsidRDefault="00D928BD" w:rsidP="00D928BD">
      <w:pPr>
        <w:pStyle w:val="Heading3"/>
        <w:numPr>
          <w:ilvl w:val="2"/>
          <w:numId w:val="27"/>
        </w:numPr>
        <w:tabs>
          <w:tab w:val="left" w:pos="720"/>
        </w:tabs>
        <w:ind w:left="0"/>
        <w:textAlignment w:val="auto"/>
      </w:pPr>
      <w:bookmarkStart w:id="44" w:name="_Toc373771138"/>
      <w:r>
        <w:t>Coherent Demodulation of FSK and BPSK using Phase Lock Loops</w:t>
      </w:r>
      <w:bookmarkEnd w:id="44"/>
    </w:p>
    <w:p w14:paraId="1CC9C17B" w14:textId="77777777" w:rsidR="00D928BD" w:rsidRDefault="00D928BD" w:rsidP="00D928BD">
      <w:pPr>
        <w:rPr>
          <w:b/>
        </w:rPr>
      </w:pPr>
      <w:r>
        <w:rPr>
          <w:b/>
        </w:rPr>
        <w:t>PLL Design for Coherent FSK Demodulation</w:t>
      </w:r>
    </w:p>
    <w:p w14:paraId="03105784" w14:textId="77777777" w:rsidR="00D928BD" w:rsidRDefault="00D928BD" w:rsidP="00D928BD">
      <w:pPr>
        <w:pStyle w:val="NormalWeb"/>
        <w:jc w:val="both"/>
        <w:rPr>
          <w:rFonts w:ascii="Calibri" w:hAnsi="Calibri"/>
          <w:color w:val="000000"/>
          <w:sz w:val="22"/>
        </w:rPr>
      </w:pPr>
      <w:r>
        <w:rPr>
          <w:rFonts w:ascii="Calibri" w:hAnsi="Calibri"/>
          <w:color w:val="000000"/>
          <w:sz w:val="22"/>
        </w:rPr>
        <w:t xml:space="preserve">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w:t>
      </w:r>
      <w:r>
        <w:rPr>
          <w:rFonts w:ascii="Calibri" w:hAnsi="Calibri"/>
          <w:color w:val="000000"/>
          <w:sz w:val="22"/>
          <w:szCs w:val="22"/>
        </w:rPr>
        <w:t>21</w:t>
      </w:r>
      <w:r>
        <w:rPr>
          <w:rFonts w:ascii="Calibri" w:hAnsi="Calibri"/>
          <w:color w:val="000000"/>
          <w:sz w:val="22"/>
        </w:rPr>
        <w:t xml:space="preserve"> ignores the phase of the signal using two branches to demodulate. The non-coherent demodulator is implemented only with filters, therefore can be easy to implement in terms of setting and </w:t>
      </w:r>
      <w:r>
        <w:rPr>
          <w:rFonts w:ascii="Calibri" w:hAnsi="Calibri"/>
          <w:color w:val="000000"/>
          <w:sz w:val="22"/>
        </w:rPr>
        <w:lastRenderedPageBreak/>
        <w:t>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24FA0F8A" w14:textId="77777777" w:rsidR="00D928BD" w:rsidRDefault="00D928BD" w:rsidP="00D928BD">
      <w:pPr>
        <w:pStyle w:val="NormalWeb"/>
        <w:jc w:val="both"/>
        <w:rPr>
          <w:rFonts w:ascii="Calibri" w:hAnsi="Calibri"/>
          <w:color w:val="000000"/>
          <w:sz w:val="22"/>
          <w:szCs w:val="22"/>
        </w:rPr>
      </w:pPr>
    </w:p>
    <w:p w14:paraId="2832D789" w14:textId="77777777" w:rsidR="00D928BD" w:rsidRDefault="00D928BD" w:rsidP="00D928BD">
      <w:pPr>
        <w:pStyle w:val="NormalWeb"/>
        <w:jc w:val="both"/>
        <w:rPr>
          <w:rFonts w:ascii="Calibri" w:hAnsi="Calibri"/>
          <w:color w:val="000000"/>
          <w:sz w:val="22"/>
        </w:rPr>
      </w:pPr>
      <w:r>
        <w:rPr>
          <w:rFonts w:ascii="Calibri" w:hAnsi="Calibri"/>
          <w:color w:val="000000"/>
          <w:sz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Pr>
          <w:rFonts w:ascii="Calibri" w:hAnsi="Calibri"/>
          <w:color w:val="000000"/>
          <w:sz w:val="22"/>
          <w:vertAlign w:val="subscript"/>
        </w:rPr>
        <w:t>D</w:t>
      </w:r>
      <w:r>
        <w:rPr>
          <w:rFonts w:ascii="Calibri" w:hAnsi="Calibri"/>
          <w:color w:val="000000"/>
          <w:sz w:val="22"/>
        </w:rPr>
        <w:t xml:space="preserve"> and then passed through a loop filter with wide enough to pass the modulated frequencies. The output of the loop filter is taken as the demodulated FSK and fed back to drive the VCO.</w:t>
      </w:r>
    </w:p>
    <w:p w14:paraId="4183684E" w14:textId="77777777" w:rsidR="00D928BD" w:rsidRDefault="00D928BD" w:rsidP="00D928BD">
      <w:pPr>
        <w:pStyle w:val="NormalWeb"/>
        <w:jc w:val="both"/>
        <w:rPr>
          <w:rFonts w:ascii="Calibri" w:hAnsi="Calibri"/>
          <w:color w:val="000000"/>
          <w:sz w:val="22"/>
          <w:szCs w:val="22"/>
        </w:rPr>
      </w:pPr>
    </w:p>
    <w:p w14:paraId="69454164" w14:textId="572C8337" w:rsidR="00D928BD" w:rsidRDefault="00D928BD" w:rsidP="00D928BD">
      <w:pPr>
        <w:pStyle w:val="NormalWeb"/>
        <w:rPr>
          <w:rFonts w:ascii="Calibri" w:hAnsi="Calibri"/>
          <w:color w:val="000000"/>
          <w:sz w:val="22"/>
          <w:szCs w:val="22"/>
        </w:rPr>
      </w:pPr>
      <w:r>
        <w:rPr>
          <w:noProof/>
        </w:rPr>
        <w:drawing>
          <wp:inline distT="0" distB="0" distL="0" distR="0" wp14:anchorId="1EE43CBE" wp14:editId="7CFB7E62">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20EA76FE" w14:textId="77777777" w:rsidR="00D928BD" w:rsidRDefault="00D928BD" w:rsidP="00D928BD">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DE3A3B2" w14:textId="77777777" w:rsidR="00D928BD" w:rsidRDefault="00D928BD" w:rsidP="00D928BD">
      <w:pPr>
        <w:pStyle w:val="NormalWeb"/>
        <w:jc w:val="both"/>
        <w:rPr>
          <w:rFonts w:ascii="Calibri" w:hAnsi="Calibri"/>
          <w:color w:val="000000"/>
          <w:sz w:val="22"/>
          <w:szCs w:val="22"/>
        </w:rPr>
      </w:pPr>
    </w:p>
    <w:p w14:paraId="010BD110"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modeled by the following equation:</w:t>
      </w:r>
    </w:p>
    <w:p w14:paraId="3D600DC8" w14:textId="77777777" w:rsidR="00D928BD" w:rsidRDefault="00D928BD" w:rsidP="00D928BD">
      <w:pPr>
        <w:pStyle w:val="NormalWeb"/>
        <w:jc w:val="both"/>
        <w:rPr>
          <w:rFonts w:ascii="Calibri" w:hAnsi="Calibri"/>
          <w:color w:val="000000"/>
          <w:sz w:val="22"/>
          <w:szCs w:val="22"/>
        </w:rPr>
      </w:pPr>
    </w:p>
    <w:p w14:paraId="28FD89A0" w14:textId="77777777" w:rsidR="00D928BD" w:rsidRDefault="00D928BD" w:rsidP="00D928BD">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b"/>
            </m:rPr>
            <w:rPr>
              <w:rFonts w:ascii="Cambria Math" w:hAnsi="Cambria Math"/>
              <w:color w:val="000000"/>
              <w:sz w:val="22"/>
              <w:szCs w:val="22"/>
            </w:rPr>
            <w:fldChar w:fldCharType="begin"/>
          </m:r>
          <m:r>
            <m:rPr>
              <m:sty m:val="b"/>
            </m:rPr>
            <w:rPr>
              <w:rFonts w:ascii="Cambria Math" w:hAnsi="Cambria Math"/>
              <w:color w:val="000000"/>
              <w:sz w:val="22"/>
              <w:szCs w:val="22"/>
            </w:rPr>
            <m:t xml:space="preserve"> SEQ Equation \* ARABIC </m:t>
          </m:r>
          <m:r>
            <m:rPr>
              <m:sty m:val="b"/>
            </m:rPr>
            <w:rPr>
              <w:rFonts w:ascii="Cambria Math" w:hAnsi="Cambria Math"/>
              <w:color w:val="000000"/>
              <w:sz w:val="22"/>
              <w:szCs w:val="22"/>
            </w:rPr>
            <w:fldChar w:fldCharType="separate"/>
          </m:r>
          <m:r>
            <m:rPr>
              <m:sty m:val="b"/>
            </m:rPr>
            <w:rPr>
              <w:rFonts w:ascii="Cambria Math" w:hAnsi="Cambria Math"/>
              <w:noProof/>
              <w:color w:val="000000"/>
              <w:sz w:val="22"/>
              <w:szCs w:val="22"/>
            </w:rPr>
            <m:t>10</m:t>
          </m:r>
          <m:r>
            <m:rPr>
              <m:sty m:val="b"/>
            </m:rPr>
            <w:rPr>
              <w:rFonts w:ascii="Cambria Math" w:hAnsi="Cambria Math"/>
              <w:color w:val="000000"/>
              <w:sz w:val="22"/>
              <w:szCs w:val="22"/>
            </w:rPr>
            <w:fldChar w:fldCharType="end"/>
          </m:r>
          <m:r>
            <m:rPr>
              <m:sty m:val="b"/>
            </m:rPr>
            <w:rPr>
              <w:rFonts w:ascii="Cambria Math" w:hAnsi="Cambria Math"/>
              <w:color w:val="000000"/>
              <w:sz w:val="22"/>
              <w:szCs w:val="22"/>
            </w:rPr>
            <m:t xml:space="preserve">) </m:t>
          </m:r>
        </m:oMath>
      </m:oMathPara>
    </w:p>
    <w:p w14:paraId="21958782" w14:textId="77777777" w:rsidR="00D928BD" w:rsidRDefault="00D928BD" w:rsidP="00D928BD">
      <w:pPr>
        <w:pStyle w:val="NormalWeb"/>
        <w:jc w:val="both"/>
        <w:rPr>
          <w:rFonts w:ascii="Calibri" w:hAnsi="Calibri"/>
          <w:color w:val="000000"/>
          <w:sz w:val="22"/>
          <w:szCs w:val="22"/>
        </w:rPr>
      </w:pPr>
    </w:p>
    <w:p w14:paraId="007C4B8A"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 xml:space="preserve">Where </w:t>
      </w:r>
      <m:oMath>
        <m:r>
          <w:rPr>
            <w:rFonts w:ascii="Cambria Math" w:hAnsi="Cambria Math"/>
            <w:color w:val="000000"/>
            <w:sz w:val="22"/>
            <w:szCs w:val="22"/>
          </w:rPr>
          <m:t>F(s)</m:t>
        </m:r>
      </m:oMath>
      <w:r>
        <w:rPr>
          <w:rFonts w:ascii="Calibri" w:hAnsi="Calibri"/>
          <w:color w:val="000000"/>
          <w:sz w:val="22"/>
          <w:szCs w:val="22"/>
        </w:rPr>
        <w:t xml:space="preserve"> is the transfer function of the desired Loop filter.  Then replacing </w:t>
      </w:r>
      <m:oMath>
        <m:r>
          <w:rPr>
            <w:rFonts w:ascii="Cambria Math" w:hAnsi="Cambria Math"/>
            <w:color w:val="000000"/>
            <w:sz w:val="22"/>
            <w:szCs w:val="22"/>
          </w:rPr>
          <m:t>F(s)</m:t>
        </m:r>
      </m:oMath>
      <w:r>
        <w:rPr>
          <w:rFonts w:ascii="Calibri" w:hAnsi="Calibri"/>
          <w:color w:val="000000"/>
          <w:sz w:val="22"/>
          <w:szCs w:val="22"/>
        </w:rPr>
        <w:t xml:space="preserve"> with the transfer function of a Low pass filter yields the desired transfer function of the FSK PLL.</w:t>
      </w:r>
    </w:p>
    <w:p w14:paraId="3B6AA149" w14:textId="77777777" w:rsidR="00D928BD" w:rsidRDefault="00D928BD" w:rsidP="00D928BD">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04BA312F" w14:textId="77777777" w:rsidR="00D928BD" w:rsidRDefault="00D928BD" w:rsidP="00D928BD">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75FD97D6" w14:textId="77777777" w:rsidR="00D928BD" w:rsidRDefault="00D928BD" w:rsidP="00D928BD">
      <w:pPr>
        <w:pStyle w:val="NormalWeb"/>
        <w:jc w:val="both"/>
        <w:rPr>
          <w:rFonts w:ascii="Calibri" w:hAnsi="Calibri"/>
          <w:color w:val="000000"/>
          <w:sz w:val="22"/>
          <w:szCs w:val="22"/>
        </w:rPr>
      </w:pPr>
    </w:p>
    <w:p w14:paraId="1CB6DCB0"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r>
        <w:rPr>
          <w:color w:val="000000"/>
          <w:sz w:val="22"/>
          <w:szCs w:val="22"/>
        </w:rPr>
        <w:t>ω</w:t>
      </w:r>
      <w:r>
        <w:rPr>
          <w:color w:val="000000"/>
          <w:sz w:val="22"/>
          <w:szCs w:val="22"/>
          <w:vertAlign w:val="subscript"/>
        </w:rPr>
        <w:t xml:space="preserve">n </w:t>
      </w:r>
      <w:r>
        <w:rPr>
          <w:color w:val="000000"/>
          <w:sz w:val="22"/>
          <w:szCs w:val="22"/>
        </w:rPr>
        <w:t>the natural frequencies.</w:t>
      </w:r>
    </w:p>
    <w:p w14:paraId="2E3D0DCD" w14:textId="77777777" w:rsidR="00D928BD" w:rsidRDefault="00D928BD" w:rsidP="00D928BD">
      <w:pPr>
        <w:pStyle w:val="Caption"/>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den>
          </m:f>
          <m: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w:rPr>
              <w:rFonts w:ascii="Cambria Math" w:hAnsi="Cambria Math"/>
              <w:color w:val="000000"/>
              <w:sz w:val="22"/>
              <w:szCs w:val="22"/>
            </w:rPr>
            <m:t xml:space="preserve">) </m:t>
          </m:r>
        </m:oMath>
      </m:oMathPara>
    </w:p>
    <w:p w14:paraId="77473E59" w14:textId="77777777" w:rsidR="00D928BD" w:rsidRDefault="00D928BD" w:rsidP="00D928BD">
      <w:pPr>
        <w:pStyle w:val="NormalWeb"/>
        <w:jc w:val="both"/>
        <w:rPr>
          <w:rFonts w:ascii="Calibri" w:hAnsi="Calibri"/>
          <w:color w:val="000000"/>
          <w:sz w:val="22"/>
          <w:szCs w:val="22"/>
        </w:rPr>
      </w:pPr>
    </w:p>
    <w:p w14:paraId="032FC41D"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5A832FAD"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to obtain an appropriate settling time since:</w:t>
      </w:r>
    </w:p>
    <w:p w14:paraId="75C8E0F4" w14:textId="77777777" w:rsidR="00D928BD" w:rsidRDefault="00D928BD" w:rsidP="00D928BD">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66AF112"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3FAEFFE7" w14:textId="77777777" w:rsidR="00D928BD" w:rsidRDefault="00D928BD" w:rsidP="00D928BD">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79C1BE2" w14:textId="77777777" w:rsidR="00D928BD" w:rsidRDefault="00D928BD" w:rsidP="00D928BD">
      <w:pPr>
        <w:pStyle w:val="NormalWeb"/>
        <w:jc w:val="both"/>
        <w:rPr>
          <w:rFonts w:ascii="Calibri" w:hAnsi="Calibri"/>
          <w:color w:val="000000"/>
          <w:sz w:val="22"/>
          <w:szCs w:val="22"/>
        </w:rPr>
      </w:pPr>
    </w:p>
    <w:p w14:paraId="7AE67435"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The parameters of the equation are found as follow:</w:t>
      </w:r>
    </w:p>
    <w:p w14:paraId="7604FD8D"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3880046E" w14:textId="77777777" w:rsidR="00D928BD" w:rsidRDefault="00D928BD" w:rsidP="00D928BD">
      <w:pPr>
        <w:pStyle w:val="NormalWeb"/>
        <w:jc w:val="both"/>
        <w:rPr>
          <w:rFonts w:ascii="Calibri" w:hAnsi="Calibri"/>
          <w:color w:val="000000"/>
          <w:sz w:val="22"/>
          <w:szCs w:val="22"/>
        </w:rPr>
      </w:pPr>
    </w:p>
    <w:p w14:paraId="2236D3B1" w14:textId="77777777" w:rsidR="00D928BD" w:rsidRDefault="00D928BD" w:rsidP="00D928BD">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C63FE13" w14:textId="77777777" w:rsidR="00D928BD" w:rsidRDefault="00D928BD" w:rsidP="00D928BD">
      <w:pPr>
        <w:pStyle w:val="NormalWeb"/>
        <w:jc w:val="center"/>
        <w:rPr>
          <w:rFonts w:ascii="Calibri" w:hAnsi="Calibri"/>
          <w:color w:val="000000"/>
          <w:sz w:val="22"/>
          <w:szCs w:val="22"/>
        </w:rPr>
      </w:pPr>
    </w:p>
    <w:p w14:paraId="1316F167" w14:textId="77777777" w:rsidR="00D928BD" w:rsidRDefault="00D928BD" w:rsidP="00D928BD">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23</w:t>
      </w:r>
    </w:p>
    <w:p w14:paraId="7237AF5E" w14:textId="77777777" w:rsidR="00D928BD" w:rsidRDefault="00D928BD" w:rsidP="00D928BD">
      <w:pPr>
        <w:pStyle w:val="NormalWeb"/>
        <w:rPr>
          <w:rFonts w:ascii="Calibri" w:hAnsi="Calibri"/>
          <w:noProof/>
          <w:color w:val="000000"/>
          <w:sz w:val="22"/>
          <w:szCs w:val="22"/>
        </w:rPr>
      </w:pPr>
    </w:p>
    <w:p w14:paraId="5D4F96C4" w14:textId="118D7E11" w:rsidR="00D928BD" w:rsidRDefault="00D928BD" w:rsidP="00D928BD">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4FB0623" wp14:editId="4AB15EC5">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5">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5157D384" w14:textId="77777777" w:rsidR="00D928BD" w:rsidRDefault="00D928BD" w:rsidP="00D928BD">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5A4186" w14:textId="77777777" w:rsidR="00D928BD" w:rsidRDefault="00D928BD" w:rsidP="00D928BD">
      <w:pPr>
        <w:pStyle w:val="NormalWeb"/>
        <w:jc w:val="center"/>
        <w:rPr>
          <w:rFonts w:ascii="Calibri" w:hAnsi="Calibri"/>
          <w:noProof/>
          <w:color w:val="000000"/>
          <w:sz w:val="22"/>
          <w:szCs w:val="22"/>
        </w:rPr>
      </w:pPr>
    </w:p>
    <w:p w14:paraId="6E9091F6" w14:textId="17644848" w:rsidR="00D928BD" w:rsidRDefault="00D928BD" w:rsidP="00D928BD">
      <w:pPr>
        <w:pStyle w:val="NormalWeb"/>
        <w:jc w:val="center"/>
        <w:rPr>
          <w:rFonts w:ascii="Calibri" w:hAnsi="Calibri"/>
          <w:color w:val="000000"/>
          <w:sz w:val="22"/>
          <w:szCs w:val="22"/>
        </w:rPr>
      </w:pPr>
      <w:r>
        <w:rPr>
          <w:rFonts w:ascii="Calibri" w:hAnsi="Calibri"/>
          <w:noProof/>
          <w:color w:val="000000"/>
          <w:sz w:val="22"/>
          <w:szCs w:val="22"/>
        </w:rPr>
        <w:lastRenderedPageBreak/>
        <w:drawing>
          <wp:inline distT="0" distB="0" distL="0" distR="0" wp14:anchorId="1D2740A3" wp14:editId="55ED9B1B">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6">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3B3C73DE" w14:textId="77777777" w:rsidR="00D928BD" w:rsidRDefault="00D928BD" w:rsidP="00D928BD">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24</w:t>
      </w:r>
      <w:r>
        <w:rPr>
          <w:b w:val="0"/>
        </w:rPr>
        <w:fldChar w:fldCharType="end"/>
      </w:r>
      <w:r>
        <w:rPr>
          <w:b w:val="0"/>
        </w:rPr>
        <w:t xml:space="preserve">. </w:t>
      </w:r>
      <w:r>
        <w:rPr>
          <w:rFonts w:ascii="Calibri" w:hAnsi="Calibri"/>
          <w:b w:val="0"/>
          <w:color w:val="000000"/>
          <w:sz w:val="22"/>
        </w:rPr>
        <w:t>Step response of the PLL for FSK demodulation</w:t>
      </w:r>
    </w:p>
    <w:p w14:paraId="1935DBE6" w14:textId="77777777" w:rsidR="00D928BD" w:rsidRDefault="00D928BD" w:rsidP="00D928BD">
      <w:pPr>
        <w:pStyle w:val="NormalWeb"/>
        <w:jc w:val="center"/>
        <w:rPr>
          <w:rFonts w:ascii="Calibri" w:hAnsi="Calibri"/>
          <w:color w:val="000000"/>
          <w:sz w:val="22"/>
          <w:szCs w:val="22"/>
        </w:rPr>
      </w:pPr>
    </w:p>
    <w:p w14:paraId="4241CEA3" w14:textId="77777777" w:rsidR="00D928BD" w:rsidRDefault="00D928BD" w:rsidP="00D928BD">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1A11303" w14:textId="6CBB5FD3" w:rsidR="00D928BD" w:rsidRDefault="00D928BD" w:rsidP="00D928BD">
      <w:pPr>
        <w:pStyle w:val="NormalWeb"/>
        <w:rPr>
          <w:rFonts w:ascii="Calibri" w:hAnsi="Calibri"/>
          <w:color w:val="000000"/>
          <w:sz w:val="22"/>
          <w:szCs w:val="22"/>
        </w:rPr>
      </w:pPr>
      <w:r>
        <w:rPr>
          <w:rFonts w:ascii="Calibri" w:hAnsi="Calibri"/>
          <w:noProof/>
          <w:color w:val="000000"/>
          <w:sz w:val="22"/>
          <w:szCs w:val="22"/>
        </w:rPr>
        <w:drawing>
          <wp:inline distT="0" distB="0" distL="0" distR="0" wp14:anchorId="05E7717A" wp14:editId="25A958AB">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4B634516" w14:textId="77777777" w:rsidR="00D928BD" w:rsidRDefault="00D928BD" w:rsidP="00D928BD">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Unprocessed data from the PLL Coherent demodulator</w:t>
      </w:r>
    </w:p>
    <w:p w14:paraId="3A5E4585" w14:textId="77777777" w:rsidR="00D928BD" w:rsidRDefault="00D928BD" w:rsidP="00D928BD">
      <w:pPr>
        <w:rPr>
          <w:b/>
        </w:rPr>
      </w:pPr>
    </w:p>
    <w:p w14:paraId="4D9DC1B4" w14:textId="77777777" w:rsidR="00D928BD" w:rsidRDefault="00D928BD" w:rsidP="00D928BD">
      <w:pPr>
        <w:rPr>
          <w:b/>
        </w:rPr>
      </w:pPr>
      <w:r>
        <w:rPr>
          <w:b/>
        </w:rPr>
        <w:t xml:space="preserve"> PLL Design for Coherent BPSK Demodulation</w:t>
      </w:r>
    </w:p>
    <w:p w14:paraId="381CEDAF" w14:textId="77777777" w:rsidR="00D928BD" w:rsidRDefault="00D928BD" w:rsidP="00D928BD">
      <w:pPr>
        <w:rPr>
          <w:noProof/>
        </w:rPr>
      </w:pPr>
      <w:r>
        <w:rPr>
          <w:noProof/>
        </w:rPr>
        <w:t>The Simulink model of the squaring loop demodualtor that was introduced in section 1 is shown in Figure 26.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8D71D81" w14:textId="4255F478" w:rsidR="00D928BD" w:rsidRDefault="00D928BD" w:rsidP="00D928BD">
      <w:pPr>
        <w:jc w:val="center"/>
        <w:rPr>
          <w:szCs w:val="22"/>
        </w:rPr>
      </w:pPr>
      <w:r>
        <w:rPr>
          <w:noProof/>
        </w:rPr>
        <w:lastRenderedPageBreak/>
        <w:drawing>
          <wp:inline distT="0" distB="0" distL="0" distR="0" wp14:anchorId="1AF91B02" wp14:editId="59663D99">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F93A9E9" w14:textId="77777777" w:rsidR="00D928BD" w:rsidRDefault="00D928BD" w:rsidP="00D928BD">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26</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5EEA5DDB" w14:textId="77777777" w:rsidR="00D928BD" w:rsidRDefault="00D928BD" w:rsidP="00D928BD">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601F9178" w14:textId="77777777" w:rsidR="00D928BD" w:rsidRDefault="00D928BD" w:rsidP="00D928BD">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361C8C8D" w14:textId="77777777" w:rsidR="00D928BD" w:rsidRDefault="00D928BD" w:rsidP="00D928BD">
      <w:pPr>
        <w:pStyle w:val="Caption"/>
      </w:pPr>
      <m:oMathPara>
        <m:oMathParaPr>
          <m:jc m:val="right"/>
        </m:oMathParaPr>
        <m:oMath>
          <m: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func>
            <m:funcPr>
              <m:ctrlPr>
                <w:rPr>
                  <w:rFonts w:ascii="Cambria Math" w:hAnsi="Cambria Math"/>
                  <w:i/>
                  <w:szCs w:val="22"/>
                </w:rPr>
              </m:ctrlPr>
            </m:funcPr>
            <m:fName>
              <m:r>
                <m:rPr>
                  <m:sty m:val="p"/>
                </m:rPr>
                <w:rPr>
                  <w:rFonts w:ascii="Cambria Math" w:hAnsi="Cambria Math"/>
                  <w:szCs w:val="22"/>
                </w:rPr>
                <m:t>cos</m:t>
              </m:r>
            </m:fName>
            <m:e>
              <m:d>
                <m:dPr>
                  <m:ctrlPr>
                    <w:rPr>
                      <w:rFonts w:ascii="Cambria Math" w:hAnsi="Cambria Math"/>
                      <w:i/>
                      <w:szCs w:val="22"/>
                    </w:rPr>
                  </m:ctrlPr>
                </m:dPr>
                <m:e>
                  <m:r>
                    <w:rPr>
                      <w:rFonts w:ascii="Cambria Math" w:hAnsi="Cambria Math"/>
                      <w:szCs w:val="22"/>
                    </w:rPr>
                    <m:t>4π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p"/>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p"/>
            </m:rPr>
            <w:rPr>
              <w:rFonts w:ascii="Cambria Math" w:hAnsi="Cambria Math"/>
              <w:szCs w:val="22"/>
            </w:rPr>
            <m:t>)</m:t>
          </m:r>
        </m:oMath>
      </m:oMathPara>
    </w:p>
    <w:p w14:paraId="0048BC8B" w14:textId="77777777" w:rsidR="00D928BD" w:rsidRDefault="00D928BD" w:rsidP="00D928BD">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0175C045" w14:textId="17B08C6D" w:rsidR="00D928BD" w:rsidRDefault="00D928BD" w:rsidP="00D928BD">
      <w:pPr>
        <w:jc w:val="center"/>
        <w:rPr>
          <w:szCs w:val="22"/>
        </w:rPr>
      </w:pPr>
      <w:r>
        <w:rPr>
          <w:noProof/>
        </w:rPr>
        <w:drawing>
          <wp:inline distT="0" distB="0" distL="0" distR="0" wp14:anchorId="618DCC5A" wp14:editId="76EA5AF6">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1D5DCB25" w14:textId="112E4A32" w:rsidR="00D928BD" w:rsidRDefault="00D928BD" w:rsidP="00D928BD">
      <w:pPr>
        <w:jc w:val="center"/>
        <w:rPr>
          <w:szCs w:val="22"/>
        </w:rPr>
      </w:pPr>
      <w:r>
        <w:rPr>
          <w:noProof/>
        </w:rPr>
        <w:lastRenderedPageBreak/>
        <w:drawing>
          <wp:inline distT="0" distB="0" distL="0" distR="0" wp14:anchorId="17E5947B" wp14:editId="65A8A0D0">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32471582" w14:textId="77777777" w:rsidR="00D928BD" w:rsidRDefault="00D928BD" w:rsidP="00D928BD">
      <w:pPr>
        <w:pStyle w:val="Caption"/>
        <w:jc w:val="center"/>
        <w:rPr>
          <w:b w:val="0"/>
          <w:sz w:val="18"/>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27</w:t>
      </w:r>
      <w:r>
        <w:rPr>
          <w:b w:val="0"/>
        </w:rPr>
        <w:fldChar w:fldCharType="end"/>
      </w:r>
      <w:r>
        <w:rPr>
          <w:b w:val="0"/>
          <w:sz w:val="18"/>
          <w:szCs w:val="22"/>
        </w:rPr>
        <w:t>.</w:t>
      </w:r>
      <w:r>
        <w:rPr>
          <w:b w:val="0"/>
          <w:sz w:val="18"/>
        </w:rPr>
        <w:t xml:space="preserve">  (Top) Power Spectral Density of the 4800 Hz reference carrier and (Bottom) the temporal domain signal of the reference carrier</w:t>
      </w:r>
    </w:p>
    <w:p w14:paraId="6C10EAD3" w14:textId="77777777" w:rsidR="00D928BD" w:rsidRDefault="00D928BD" w:rsidP="00D928BD">
      <w:pPr>
        <w:rPr>
          <w:szCs w:val="22"/>
        </w:rPr>
      </w:pPr>
      <w:r>
        <w:rPr>
          <w:szCs w:val="22"/>
        </w:rPr>
        <w:t>The reference carrier is shown on the bottom of Figure 27 and is forwarded to the PLL where the phase and frequency of the reference carrier is estimated.</w:t>
      </w:r>
    </w:p>
    <w:p w14:paraId="600D8F3F" w14:textId="77777777" w:rsidR="00D928BD" w:rsidRDefault="00D928BD" w:rsidP="00D928BD">
      <w:pPr>
        <w:rPr>
          <w:b/>
          <w:szCs w:val="22"/>
        </w:rPr>
      </w:pPr>
      <w:r>
        <w:rPr>
          <w:b/>
          <w:szCs w:val="22"/>
        </w:rPr>
        <w:t>Phase and Frequency Estimation using a PLL</w:t>
      </w:r>
    </w:p>
    <w:p w14:paraId="033D41A0" w14:textId="77777777" w:rsidR="00D928BD" w:rsidRDefault="00D928BD" w:rsidP="00D928BD">
      <w:pPr>
        <w:rPr>
          <w:szCs w:val="22"/>
        </w:rPr>
      </w:pPr>
      <w:r>
        <w:rPr>
          <w:szCs w:val="22"/>
        </w:rPr>
        <w:t xml:space="preserve">All PLL’s are composed of three components, the phase detector, loop filter, and the VCO.  Its operation can be understood by considering the PLL in Figure 28.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600B5384" w14:textId="0BDE24DE" w:rsidR="00D928BD" w:rsidRDefault="00D928BD" w:rsidP="00D928BD">
      <w:pPr>
        <w:jc w:val="center"/>
        <w:rPr>
          <w:szCs w:val="22"/>
        </w:rPr>
      </w:pPr>
      <w:r>
        <w:rPr>
          <w:noProof/>
        </w:rPr>
        <w:drawing>
          <wp:inline distT="0" distB="0" distL="0" distR="0" wp14:anchorId="5D7DE8DB" wp14:editId="461417B4">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2D8FD83B"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28</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026721C9" w14:textId="77777777" w:rsidR="00D928BD" w:rsidRDefault="00D928BD" w:rsidP="00D928BD">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4987C109" w14:textId="04AED249" w:rsidR="00D928BD" w:rsidRDefault="00D928BD" w:rsidP="00D928BD">
      <w:pPr>
        <w:jc w:val="center"/>
        <w:rPr>
          <w:szCs w:val="22"/>
        </w:rPr>
      </w:pPr>
      <w:r>
        <w:rPr>
          <w:noProof/>
        </w:rPr>
        <w:drawing>
          <wp:inline distT="0" distB="0" distL="0" distR="0" wp14:anchorId="425AFFE9" wp14:editId="02D6C777">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780545C5" w14:textId="77777777" w:rsidR="00D928BD" w:rsidRDefault="00D928BD" w:rsidP="00D928BD">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7D527CB1" w14:textId="77777777" w:rsidR="00D928BD" w:rsidRDefault="00D928BD" w:rsidP="00D928BD">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60868251" w14:textId="77777777" w:rsidR="00D928BD" w:rsidRDefault="00D928BD" w:rsidP="00D928BD">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14</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23424C8C" w14:textId="77777777" w:rsidR="00D928BD" w:rsidRDefault="00D928BD" w:rsidP="00D928BD">
      <w:pPr>
        <w:jc w:val="left"/>
        <w:rPr>
          <w:szCs w:val="22"/>
        </w:rPr>
      </w:pPr>
      <w:r>
        <w:rPr>
          <w:szCs w:val="22"/>
        </w:rPr>
        <w:t>And the steady error transfer function is,</w:t>
      </w:r>
    </w:p>
    <w:p w14:paraId="417F58A6" w14:textId="77777777" w:rsidR="00D928BD" w:rsidRDefault="00D928BD" w:rsidP="00D928BD">
      <w:pPr>
        <w:pStyle w:val="Caption"/>
        <w:rPr>
          <w:sz w:val="22"/>
          <w:szCs w:val="22"/>
        </w:rPr>
      </w:pPr>
      <m:oMathPara>
        <m:oMathParaPr>
          <m:jc m:val="right"/>
        </m:oMathParaPr>
        <m:oMath>
          <m:r>
            <m:rPr>
              <m:sty m:val="bi"/>
            </m:rPr>
            <w:rPr>
              <w:rFonts w:ascii="Cambria Math" w:hAnsi="Cambria Math"/>
              <w:sz w:val="22"/>
              <w:szCs w:val="22"/>
            </w:rPr>
            <m:t>φ</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sθ</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15</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4D789E36" w14:textId="77777777" w:rsidR="00D928BD" w:rsidRDefault="00D928BD" w:rsidP="00D928BD">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275A6984" w14:textId="77777777" w:rsidR="00D928BD" w:rsidRDefault="00D928BD" w:rsidP="00D928BD">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28EB602" w14:textId="77777777" w:rsidR="00D928BD" w:rsidRDefault="00D928BD" w:rsidP="00D928BD">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47E94863" w14:textId="77777777" w:rsidR="00D928BD" w:rsidRDefault="00D928BD" w:rsidP="00D928BD">
      <w:pPr>
        <w:rPr>
          <w:szCs w:val="22"/>
        </w:rPr>
      </w:pPr>
      <w:r>
        <w:rPr>
          <w:szCs w:val="22"/>
        </w:rPr>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B8AD9C0" w14:textId="77777777" w:rsidR="00D928BD" w:rsidRDefault="00D928BD" w:rsidP="00D928BD">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16</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8D08824" w14:textId="77777777" w:rsidR="00D928BD" w:rsidRDefault="00D928BD" w:rsidP="00D928BD">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(16), the new closed transfer function describing the PLL’s behavior is,</w:t>
      </w:r>
    </w:p>
    <w:p w14:paraId="7303D4C5" w14:textId="77777777" w:rsidR="00D928BD" w:rsidRDefault="00D928BD" w:rsidP="00D928BD">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i/>
                      <w:sz w:val="22"/>
                      <w:szCs w:val="22"/>
                    </w:rPr>
                  </m:ctrlPr>
                </m:sSubPr>
                <m:e>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17</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50687F8" w14:textId="77777777" w:rsidR="00D928BD" w:rsidRDefault="00D928BD" w:rsidP="00D928BD">
      <w:pPr>
        <w:rPr>
          <w:szCs w:val="22"/>
        </w:rPr>
      </w:pPr>
      <w:r>
        <w:rPr>
          <w:szCs w:val="22"/>
        </w:rPr>
        <w:t xml:space="preserve">Recognizing that equation (17)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169B1F6B" w14:textId="77777777" w:rsidR="00D928BD" w:rsidRDefault="00D928BD" w:rsidP="00D928BD">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i/>
                      <w:sz w:val="22"/>
                      <w:szCs w:val="22"/>
                    </w:rPr>
                  </m:ctrlPr>
                </m:dPr>
                <m:e>
                  <m:r>
                    <m:rPr>
                      <m:sty m:val="bi"/>
                    </m:rPr>
                    <w:rPr>
                      <w:rFonts w:ascii="Cambria Math" w:hAnsi="Cambria Math"/>
                      <w:sz w:val="22"/>
                      <w:szCs w:val="22"/>
                    </w:rPr>
                    <m:t>1+</m:t>
                  </m:r>
                  <m:f>
                    <m:fPr>
                      <m:ctrlPr>
                        <w:rPr>
                          <w:rFonts w:ascii="Cambria Math" w:hAnsi="Cambria Math"/>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8111C1E" w14:textId="77777777" w:rsidR="00D928BD" w:rsidRDefault="00D928BD" w:rsidP="00D928BD">
      <w:pPr>
        <w:jc w:val="left"/>
        <w:rPr>
          <w:szCs w:val="22"/>
        </w:rPr>
      </w:pPr>
      <w:r>
        <w:rPr>
          <w:szCs w:val="22"/>
        </w:rPr>
        <w:t>Where,</w:t>
      </w:r>
    </w:p>
    <w:p w14:paraId="23709958" w14:textId="77777777" w:rsidR="00D928BD" w:rsidRDefault="00D928BD" w:rsidP="00D928BD">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(18.1)</m:t>
          </m:r>
        </m:oMath>
      </m:oMathPara>
    </w:p>
    <w:p w14:paraId="31B794C5" w14:textId="77777777" w:rsidR="00D928BD" w:rsidRDefault="00D928BD" w:rsidP="00D928BD">
      <w:pPr>
        <w:jc w:val="center"/>
        <w:rPr>
          <w:szCs w:val="22"/>
        </w:rPr>
      </w:pPr>
      <m:oMathPara>
        <m:oMathParaPr>
          <m:jc m:val="right"/>
        </m:oMathParaPr>
        <m:oMath>
          <m:r>
            <w:rPr>
              <w:rFonts w:ascii="Cambria Math" w:hAnsi="Cambria Math"/>
              <w:szCs w:val="22"/>
            </w:rPr>
            <w:lastRenderedPageBreak/>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(18.2)</m:t>
          </m:r>
        </m:oMath>
      </m:oMathPara>
    </w:p>
    <w:p w14:paraId="6AD30E33" w14:textId="77777777" w:rsidR="00D928BD" w:rsidRDefault="00D928BD" w:rsidP="00D928BD">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18, 18.1, and 18.2 can be used to approximate the response of the time domain model.</w:t>
      </w:r>
    </w:p>
    <w:p w14:paraId="3DD4A30E" w14:textId="77777777" w:rsidR="00D928BD" w:rsidRDefault="00D928BD" w:rsidP="00D928BD">
      <w:pPr>
        <w:jc w:val="center"/>
        <w:rPr>
          <w:szCs w:val="22"/>
        </w:rPr>
      </w:pPr>
    </w:p>
    <w:p w14:paraId="2180128D" w14:textId="2BCBE3A6" w:rsidR="00D928BD" w:rsidRDefault="00D928BD" w:rsidP="00D928BD">
      <w:pPr>
        <w:jc w:val="center"/>
        <w:rPr>
          <w:szCs w:val="22"/>
        </w:rPr>
      </w:pPr>
      <w:r>
        <w:rPr>
          <w:noProof/>
        </w:rPr>
        <w:drawing>
          <wp:inline distT="0" distB="0" distL="0" distR="0" wp14:anchorId="38186C21" wp14:editId="36BA7FF6">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4954631E" w14:textId="77777777" w:rsidR="00D928BD" w:rsidRDefault="00D928BD" w:rsidP="00D928BD">
      <w:pPr>
        <w:jc w:val="center"/>
        <w:rPr>
          <w:szCs w:val="22"/>
        </w:rPr>
      </w:pPr>
      <w:r>
        <w:t xml:space="preserve">Figure </w:t>
      </w:r>
      <w:r>
        <w:rPr>
          <w:szCs w:val="22"/>
        </w:rPr>
        <w:t>30</w:t>
      </w:r>
      <w:r>
        <w:t>. (Top) Time domain model of the PLL used in the carrier recovery circuit and (Bottom) linearized PLL</w:t>
      </w:r>
      <w:r>
        <w:rPr>
          <w:szCs w:val="22"/>
        </w:rPr>
        <w:t>.</w:t>
      </w:r>
    </w:p>
    <w:p w14:paraId="456B6312" w14:textId="77777777" w:rsidR="00D928BD" w:rsidRDefault="00D928BD" w:rsidP="00D928BD">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D928BD" w14:paraId="16C900EB" w14:textId="77777777" w:rsidTr="00D928B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43C475F7" w14:textId="77777777" w:rsidR="00D928BD" w:rsidRDefault="00D928B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62EE690F" w14:textId="77777777" w:rsidR="00D928BD" w:rsidRDefault="00D928B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6F41469A" w14:textId="77777777" w:rsidR="00D928BD" w:rsidRDefault="00D928B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363E8033" w14:textId="77777777" w:rsidR="00D928BD" w:rsidRDefault="00D928B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D928BD" w14:paraId="6FB55CD8" w14:textId="77777777" w:rsidTr="00D928B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3834E96D" w14:textId="77777777" w:rsidR="00D928BD" w:rsidRDefault="00D928B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60EBBAF6" w14:textId="77777777" w:rsidR="00D928BD" w:rsidRDefault="00D928B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E704A54" w14:textId="77777777" w:rsidR="00D928BD" w:rsidRDefault="00D928B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44E065FC" w14:textId="77777777" w:rsidR="00D928BD" w:rsidRDefault="00D928B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1BB7C4AE" w14:textId="77777777" w:rsidR="00D928BD" w:rsidRDefault="00D928BD" w:rsidP="00D928BD">
      <w:pPr>
        <w:rPr>
          <w:szCs w:val="22"/>
        </w:rPr>
      </w:pPr>
    </w:p>
    <w:p w14:paraId="74010493" w14:textId="77777777" w:rsidR="00D928BD" w:rsidRDefault="00D928BD" w:rsidP="00D928BD">
      <w:pPr>
        <w:jc w:val="center"/>
        <w:rPr>
          <w:szCs w:val="22"/>
        </w:rPr>
      </w:pPr>
    </w:p>
    <w:p w14:paraId="66197289" w14:textId="77777777" w:rsidR="00D928BD" w:rsidRDefault="00D928BD" w:rsidP="00D928BD">
      <w:pPr>
        <w:jc w:val="center"/>
        <w:rPr>
          <w:noProof/>
          <w:sz w:val="18"/>
        </w:rPr>
      </w:pPr>
      <w:r>
        <w:rPr>
          <w:noProof/>
          <w:sz w:val="18"/>
        </w:rPr>
        <w:t>Table 4.  Phase detector, VCO, proportional and integral gains</w:t>
      </w:r>
    </w:p>
    <w:p w14:paraId="794BEAC7" w14:textId="77777777" w:rsidR="00D928BD" w:rsidRDefault="00D928BD" w:rsidP="00D928BD">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w:t>
      </w:r>
      <w:r>
        <w:rPr>
          <w:noProof/>
        </w:rPr>
        <w:lastRenderedPageBreak/>
        <w:t>order with a cutoff frequency 9600 Hz.</w:t>
      </w:r>
    </w:p>
    <w:p w14:paraId="707ABB8B" w14:textId="460C24A4" w:rsidR="00D928BD" w:rsidRDefault="00D928BD" w:rsidP="00D928BD">
      <w:pPr>
        <w:jc w:val="center"/>
        <w:rPr>
          <w:szCs w:val="22"/>
        </w:rPr>
      </w:pPr>
      <w:r>
        <w:rPr>
          <w:noProof/>
        </w:rPr>
        <w:drawing>
          <wp:inline distT="0" distB="0" distL="0" distR="0" wp14:anchorId="1BF909B4" wp14:editId="4A309D37">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2F79A906" w14:textId="77777777" w:rsidR="00D928BD" w:rsidRDefault="00D928BD" w:rsidP="00D928BD">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30</w:t>
      </w:r>
      <w:r>
        <w:rPr>
          <w:b w:val="0"/>
          <w:sz w:val="22"/>
        </w:rPr>
        <w:fldChar w:fldCharType="end"/>
      </w:r>
      <w:r>
        <w:rPr>
          <w:b w:val="0"/>
          <w:sz w:val="22"/>
          <w:szCs w:val="22"/>
        </w:rPr>
        <w:t>.</w:t>
      </w:r>
      <w:r>
        <w:rPr>
          <w:b w:val="0"/>
          <w:sz w:val="22"/>
        </w:rPr>
        <w:t xml:space="preserve">  Comparison of the actual PLL error response to the linear PLL response</w:t>
      </w:r>
    </w:p>
    <w:p w14:paraId="695629D0" w14:textId="77777777" w:rsidR="00D928BD" w:rsidRDefault="00D928BD" w:rsidP="00D928BD">
      <w:pPr>
        <w:rPr>
          <w:szCs w:val="22"/>
        </w:rPr>
      </w:pPr>
      <w:r>
        <w:rPr>
          <w:szCs w:val="22"/>
        </w:rPr>
        <w:t xml:space="preserve">In Figure 30,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  Although it’s unlikely the PLL will be subject to such large frequency steps, it demonstrates the robustness of the design.</w:t>
      </w:r>
    </w:p>
    <w:p w14:paraId="298EFA37" w14:textId="2E0652B1" w:rsidR="00D928BD" w:rsidRDefault="00D928BD" w:rsidP="00D928BD">
      <w:pPr>
        <w:rPr>
          <w:szCs w:val="22"/>
        </w:rPr>
      </w:pPr>
      <w:r>
        <w:rPr>
          <w:noProof/>
        </w:rPr>
        <w:drawing>
          <wp:inline distT="0" distB="0" distL="0" distR="0" wp14:anchorId="3BF5FE74" wp14:editId="4CF354BA">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6D21C7CD"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31</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43FAE9AD" w14:textId="77777777" w:rsidR="00D928BD" w:rsidRDefault="00D928BD" w:rsidP="00D928BD">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32 compares the 4800 Hz square wave from the PLL to the output of the divide by two flip flop.  </w:t>
      </w:r>
    </w:p>
    <w:p w14:paraId="0BE36266" w14:textId="3BDAE836" w:rsidR="00D928BD" w:rsidRDefault="00D928BD" w:rsidP="00D928BD">
      <w:pPr>
        <w:jc w:val="center"/>
        <w:rPr>
          <w:szCs w:val="22"/>
        </w:rPr>
      </w:pPr>
      <w:r>
        <w:rPr>
          <w:noProof/>
        </w:rPr>
        <w:lastRenderedPageBreak/>
        <w:drawing>
          <wp:inline distT="0" distB="0" distL="0" distR="0" wp14:anchorId="672F8D97" wp14:editId="45612BD2">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2D42A0A6"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7019BF9E" w14:textId="58EB8F66" w:rsidR="00D928BD" w:rsidRDefault="00D928BD" w:rsidP="00D928BD">
      <w:pPr>
        <w:jc w:val="left"/>
        <w:rPr>
          <w:szCs w:val="22"/>
        </w:rPr>
      </w:pPr>
      <w:r>
        <w:rPr>
          <w:noProof/>
        </w:rPr>
        <w:drawing>
          <wp:inline distT="0" distB="0" distL="0" distR="0" wp14:anchorId="2657D7D0" wp14:editId="2919AC16">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26D8FCE5"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6D6AB7A1" w14:textId="77777777" w:rsidR="00D928BD" w:rsidRDefault="00D928BD" w:rsidP="00D928BD">
      <w:pPr>
        <w:rPr>
          <w:b/>
        </w:rPr>
      </w:pPr>
      <w:r>
        <w:rPr>
          <w:b/>
        </w:rPr>
        <w:t>Timing Recovery Using Early-Late Gate Synchronizer</w:t>
      </w:r>
    </w:p>
    <w:p w14:paraId="32137E8B" w14:textId="77777777" w:rsidR="00D928BD" w:rsidRDefault="00D928BD" w:rsidP="00D928BD">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34 illustrates the Manchester data recovered from the mixing of the BPSK signal and the reconstructed carrier.</w:t>
      </w:r>
    </w:p>
    <w:p w14:paraId="30EA796E" w14:textId="40DD4DC7" w:rsidR="00D928BD" w:rsidRDefault="00D928BD" w:rsidP="00D928BD">
      <w:pPr>
        <w:rPr>
          <w:szCs w:val="22"/>
        </w:rPr>
      </w:pPr>
      <w:r>
        <w:rPr>
          <w:noProof/>
        </w:rPr>
        <w:lastRenderedPageBreak/>
        <w:drawing>
          <wp:inline distT="0" distB="0" distL="0" distR="0" wp14:anchorId="12FF0701" wp14:editId="74036241">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2E41501F"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1AAB82F7" w14:textId="77777777" w:rsidR="00D928BD" w:rsidRDefault="00D928BD" w:rsidP="00D928BD">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0CBFF11" w14:textId="50F9D1F5" w:rsidR="00D928BD" w:rsidRDefault="00D928BD" w:rsidP="00D928BD">
      <w:pPr>
        <w:jc w:val="center"/>
        <w:rPr>
          <w:b/>
          <w:szCs w:val="22"/>
        </w:rPr>
      </w:pPr>
      <w:r>
        <w:rPr>
          <w:noProof/>
        </w:rPr>
        <w:drawing>
          <wp:inline distT="0" distB="0" distL="0" distR="0" wp14:anchorId="5CBC6CEE" wp14:editId="434BE0BF">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6D0517FF"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w:t>
      </w:r>
      <w:r>
        <w:rPr>
          <w:b w:val="0"/>
          <w:sz w:val="22"/>
        </w:rPr>
        <w:t xml:space="preserve">  Early-Late Gate synchronizer used for clock extraction</w:t>
      </w:r>
    </w:p>
    <w:p w14:paraId="77769642" w14:textId="77777777" w:rsidR="00D928BD" w:rsidRDefault="00D928BD" w:rsidP="00D928BD">
      <w:pPr>
        <w:rPr>
          <w:szCs w:val="22"/>
        </w:rPr>
      </w:pPr>
      <w:r>
        <w:rPr>
          <w:szCs w:val="22"/>
        </w:rPr>
        <w:t xml:space="preserve">A low pass filter is placed before the Early-Late gate synchronizer so as to minimize the amount of noise 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B6F4F4D" w14:textId="77777777" w:rsidR="00D928BD" w:rsidRDefault="00D928BD" w:rsidP="00D928BD">
      <w:pPr>
        <w:jc w:val="left"/>
        <w:rPr>
          <w:szCs w:val="22"/>
        </w:rPr>
      </w:pPr>
    </w:p>
    <w:p w14:paraId="1841F10D" w14:textId="16FB315F" w:rsidR="00D928BD" w:rsidRDefault="00D928BD" w:rsidP="00D928BD">
      <w:pPr>
        <w:jc w:val="center"/>
        <w:rPr>
          <w:szCs w:val="22"/>
        </w:rPr>
      </w:pPr>
      <w:r>
        <w:rPr>
          <w:noProof/>
        </w:rPr>
        <w:lastRenderedPageBreak/>
        <w:drawing>
          <wp:inline distT="0" distB="0" distL="0" distR="0" wp14:anchorId="43ABCFCF" wp14:editId="6EF3B888">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34C93C6A"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271F8D4B" w14:textId="77777777" w:rsidR="00D928BD" w:rsidRDefault="00D928BD" w:rsidP="00D928BD">
      <w:pPr>
        <w:rPr>
          <w:noProof/>
        </w:rPr>
      </w:pPr>
      <w:r>
        <w:rPr>
          <w:noProof/>
        </w:rPr>
        <w:t>Figure 36 depicts the accumulated energy of the early and late gate branches in a addition ot the error signal that feeds the VCO.  The results show that in the first 20ms the early late gate sychronizer is tracking the received signal.  This is indicated by the large energy difference in the bottom plot of Figure 36.  The transient effect depicted in the accumalted energies in each branch are likely the cause of the start up time of the various filters in the reciever.  The output clock of the VCO is compared to the received signal in Figure 37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007C4779" w14:textId="0261C21B" w:rsidR="00D928BD" w:rsidRDefault="00D928BD" w:rsidP="00D928BD">
      <w:pPr>
        <w:jc w:val="center"/>
        <w:rPr>
          <w:b/>
          <w:szCs w:val="22"/>
        </w:rPr>
      </w:pPr>
      <w:r>
        <w:rPr>
          <w:noProof/>
        </w:rPr>
        <w:drawing>
          <wp:inline distT="0" distB="0" distL="0" distR="0" wp14:anchorId="315020E0" wp14:editId="385079E9">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3ACE9C8A"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w:t>
      </w:r>
      <w:r>
        <w:rPr>
          <w:b w:val="0"/>
          <w:sz w:val="22"/>
        </w:rPr>
        <w:lastRenderedPageBreak/>
        <w:t>to demonstrate phase coherently</w:t>
      </w:r>
    </w:p>
    <w:p w14:paraId="23581AB9" w14:textId="77777777" w:rsidR="00D928BD" w:rsidRDefault="00D928BD" w:rsidP="00D928BD"/>
    <w:p w14:paraId="0606002E" w14:textId="77777777" w:rsidR="00D928BD" w:rsidRDefault="00D928BD" w:rsidP="00D928BD">
      <w:pPr>
        <w:pStyle w:val="Heading3"/>
        <w:numPr>
          <w:ilvl w:val="2"/>
          <w:numId w:val="27"/>
        </w:numPr>
        <w:tabs>
          <w:tab w:val="left" w:pos="720"/>
        </w:tabs>
        <w:ind w:left="0"/>
        <w:textAlignment w:val="auto"/>
      </w:pPr>
      <w:bookmarkStart w:id="45" w:name="_Toc373771139"/>
      <w:r>
        <w:t>Concatenated FEC codes (Brandon)</w:t>
      </w:r>
      <w:bookmarkEnd w:id="45"/>
    </w:p>
    <w:p w14:paraId="2F419770" w14:textId="77777777" w:rsidR="00D928BD" w:rsidRDefault="00D928BD" w:rsidP="00D928BD">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38) starting with AX.25 frame generation (top left) and looping back around to packet error rate calculation (bottom left). </w:t>
      </w:r>
    </w:p>
    <w:p w14:paraId="025B7C68" w14:textId="3F2A4CE9" w:rsidR="00D928BD" w:rsidRDefault="00D928BD" w:rsidP="00D928BD">
      <w:r>
        <w:rPr>
          <w:noProof/>
        </w:rPr>
        <w:drawing>
          <wp:inline distT="0" distB="0" distL="0" distR="0" wp14:anchorId="6A0A01B2" wp14:editId="21186012">
            <wp:extent cx="5949315" cy="3764280"/>
            <wp:effectExtent l="0" t="0" r="0" b="7620"/>
            <wp:docPr id="34" name="Picture 34" descr="03_01_0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_01_03_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3764280"/>
                    </a:xfrm>
                    <a:prstGeom prst="rect">
                      <a:avLst/>
                    </a:prstGeom>
                    <a:noFill/>
                    <a:ln>
                      <a:noFill/>
                    </a:ln>
                  </pic:spPr>
                </pic:pic>
              </a:graphicData>
            </a:graphic>
          </wp:inline>
        </w:drawing>
      </w:r>
    </w:p>
    <w:p w14:paraId="0AC057A9"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w:t>
      </w:r>
    </w:p>
    <w:p w14:paraId="0FEF9284" w14:textId="77777777" w:rsidR="00D928BD" w:rsidRDefault="00D928BD" w:rsidP="00D928BD">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74D48B30" w14:textId="77777777" w:rsidR="00D928BD" w:rsidRDefault="00D928BD" w:rsidP="00D928BD">
      <w:pPr>
        <w:rPr>
          <w:b/>
        </w:rPr>
      </w:pPr>
      <w:r>
        <w:rPr>
          <w:b/>
        </w:rPr>
        <w:t>Block Encoding</w:t>
      </w:r>
      <w:r>
        <w:t xml:space="preserve"> </w:t>
      </w:r>
      <w:r>
        <w:rPr>
          <w:b/>
        </w:rPr>
        <w:t>(and Decoding)</w:t>
      </w:r>
    </w:p>
    <w:p w14:paraId="18EC98B4" w14:textId="77777777" w:rsidR="00D928BD" w:rsidRDefault="00D928BD" w:rsidP="00D928BD">
      <w:r>
        <w:t xml:space="preserve">One of the general categories of forward error correcting codes is </w:t>
      </w:r>
      <w:r>
        <w:rPr>
          <w:i/>
        </w:rPr>
        <w:t>block codes</w:t>
      </w:r>
      <w:r>
        <w:t xml:space="preserve">. Reed-Solomon (RS) codes, one form of block codes, perform exceptionally well in correcting burst errors in a received signal. This </w:t>
      </w:r>
      <w:r>
        <w:lastRenderedPageBreak/>
        <w:t xml:space="preserve">senior design project elected to incorporate an RS code into the FEC engine for the sole purpose of correcting burst errors that seep into the received bit stream. Figure 39 highlights the section of the FEC engine dedicated to block </w:t>
      </w:r>
      <w:r>
        <w:rPr>
          <w:i/>
        </w:rPr>
        <w:t>encoding</w:t>
      </w:r>
      <w:r>
        <w:t xml:space="preserve">. </w:t>
      </w:r>
    </w:p>
    <w:p w14:paraId="47AAEE9B" w14:textId="282C5C6B" w:rsidR="00D928BD" w:rsidRDefault="00D928BD" w:rsidP="00D928BD">
      <w:pPr>
        <w:rPr>
          <w:sz w:val="18"/>
        </w:rPr>
      </w:pPr>
      <w:r>
        <w:rPr>
          <w:noProof/>
          <w:sz w:val="18"/>
        </w:rPr>
        <w:drawing>
          <wp:inline distT="0" distB="0" distL="0" distR="0" wp14:anchorId="1CEFFF14" wp14:editId="32C7704F">
            <wp:extent cx="5949315" cy="3538855"/>
            <wp:effectExtent l="0" t="0" r="0" b="4445"/>
            <wp:docPr id="26" name="Picture 26" descr="03_01_03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3_01_03_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03909983"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Pr>
          <w:b w:val="0"/>
          <w:sz w:val="22"/>
        </w:rPr>
        <w:t xml:space="preserve"> Highlights the block encoding unit of the FEC engine.</w:t>
      </w:r>
    </w:p>
    <w:p w14:paraId="5D5DEAF7" w14:textId="77777777" w:rsidR="00D928BD" w:rsidRDefault="00D928BD" w:rsidP="00D928BD">
      <w:r>
        <w:t xml:space="preserve">At this point, one may ask themselves how does block </w:t>
      </w:r>
      <w:r>
        <w:rPr>
          <w:i/>
        </w:rPr>
        <w:t>encoding</w:t>
      </w:r>
      <w:r>
        <w:t xml:space="preserve"> work to correct burst errors. To answer such a question, we must understand that once block </w:t>
      </w:r>
      <w:r>
        <w:rPr>
          <w:i/>
        </w:rPr>
        <w:t>encoding</w:t>
      </w:r>
      <w:r>
        <w:t xml:space="preserve"> is done, it must be undone at some point – this is block </w:t>
      </w:r>
      <w:r>
        <w:rPr>
          <w:i/>
        </w:rPr>
        <w:t>decoding</w:t>
      </w:r>
      <w:r>
        <w:t xml:space="preserve">. Block </w:t>
      </w:r>
      <w:r>
        <w:rPr>
          <w:i/>
        </w:rPr>
        <w:t>decoding</w:t>
      </w:r>
      <w:r>
        <w:t xml:space="preserve"> will be discussed shortly, but let us first examine how block </w:t>
      </w:r>
      <w:r>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70BDE4B" w14:textId="77777777" w:rsidR="00D928BD" w:rsidRDefault="00D928BD" w:rsidP="00D928BD">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39 .The symbol is then operated on by the Reed-Solomon encoding process. This is represented by the </w:t>
      </w:r>
      <w:r>
        <w:rPr>
          <w:i/>
        </w:rPr>
        <w:t>Reed-Solomon Encoder</w:t>
      </w:r>
      <w:r>
        <w:t xml:space="preserve"> block in Figure 39 Essentially, the Reed-Solomon encoder attaches a set of parity (or redundancy) symbols to the end of a collection of symbols (known as a message word) (Viswanathan, 2013). A RS code converts </w:t>
      </w:r>
      <w:r>
        <w:rPr>
          <w:i/>
        </w:rPr>
        <w:t>k</w:t>
      </w:r>
      <w:r>
        <w:t xml:space="preserve"> symbols (the message word) into a codeword,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1D5BD7E9" w14:textId="77777777" w:rsidR="00D928BD" w:rsidRDefault="00D928BD" w:rsidP="00D928BD">
      <w:pPr>
        <w:jc w:val="center"/>
        <w:rPr>
          <w:sz w:val="24"/>
        </w:rPr>
      </w:pPr>
      <m:oMath>
        <m:d>
          <m:dPr>
            <m:begChr m:val="["/>
            <m:endChr m:val="]"/>
            <m:ctrlPr>
              <w:rPr>
                <w:rFonts w:ascii="Cambria Math" w:hAnsi="Cambria Math"/>
                <w:i/>
                <w:sz w:val="24"/>
                <w:szCs w:val="24"/>
              </w:rPr>
            </m:ctrlPr>
          </m:dPr>
          <m:e>
            <m:r>
              <w:rPr>
                <w:rFonts w:ascii="Cambria Math" w:hAnsi="Cambria Math"/>
                <w:sz w:val="24"/>
              </w:rPr>
              <m:t>5 2 3</m:t>
            </m:r>
          </m:e>
        </m:d>
      </m:oMath>
      <w:r>
        <w:rPr>
          <w:sz w:val="24"/>
        </w:rPr>
        <w:t xml:space="preserve"> </w:t>
      </w:r>
      <w:r>
        <w:rPr>
          <w:sz w:val="24"/>
        </w:rPr>
        <w:sym w:font="Wingdings" w:char="F0E0"/>
      </w:r>
      <w:r>
        <w:rPr>
          <w:sz w:val="24"/>
        </w:rPr>
        <w:t xml:space="preserve"> [</w:t>
      </w:r>
      <m:oMath>
        <m:r>
          <w:rPr>
            <w:rFonts w:ascii="Cambria Math" w:hAnsi="Cambria Math"/>
            <w:sz w:val="24"/>
          </w:rPr>
          <m:t>5 2 3 5 4 4 2]</m:t>
        </m:r>
      </m:oMath>
    </w:p>
    <w:p w14:paraId="6776D870" w14:textId="77777777" w:rsidR="00D928BD" w:rsidRDefault="00D928BD" w:rsidP="00D928BD">
      <w:pPr>
        <w:jc w:val="left"/>
        <w:rPr>
          <w:szCs w:val="22"/>
        </w:rPr>
      </w:pPr>
      <w:r>
        <w:rPr>
          <w:szCs w:val="22"/>
        </w:rPr>
        <w:t>The inputted bit stream representation of this would look like the following:</w:t>
      </w:r>
    </w:p>
    <w:p w14:paraId="555A35E0" w14:textId="77777777" w:rsidR="00D928BD" w:rsidRDefault="00D928BD" w:rsidP="00D928BD">
      <w:pPr>
        <w:jc w:val="center"/>
        <w:rPr>
          <w:sz w:val="24"/>
        </w:rPr>
      </w:pPr>
      <m:oMathPara>
        <m:oMath>
          <m:r>
            <w:rPr>
              <w:rFonts w:ascii="Cambria Math" w:hAnsi="Cambria Math"/>
              <w:sz w:val="24"/>
            </w:rPr>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00D1AF84" w14:textId="77777777" w:rsidR="00D928BD" w:rsidRDefault="00D928BD" w:rsidP="00D928BD">
      <w:pPr>
        <w:jc w:val="left"/>
      </w:pPr>
      <w:r>
        <w:t>The (</w:t>
      </w:r>
      <w:r>
        <w:rPr>
          <w:i/>
        </w:rPr>
        <w:t>n, k</w:t>
      </w:r>
      <w:r>
        <w:t>) RS code has an error-correcting capability (</w:t>
      </w:r>
      <w:r>
        <w:rPr>
          <w:i/>
        </w:rPr>
        <w:t>t</w:t>
      </w:r>
      <w:r>
        <w:t>) expressed as (Viswanathan, 2013):</w:t>
      </w:r>
    </w:p>
    <w:p w14:paraId="074705F7" w14:textId="77777777" w:rsidR="00D928BD" w:rsidRDefault="00D928BD" w:rsidP="00D928BD">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4ABC923F" w14:textId="77777777" w:rsidR="00D928BD" w:rsidRDefault="00D928BD" w:rsidP="00D928BD">
      <w:r>
        <w:t>Put differently, the (</w:t>
      </w:r>
      <w:r>
        <w:rPr>
          <w:i/>
        </w:rPr>
        <w:t>n, k</w:t>
      </w:r>
      <w:r>
        <w:t xml:space="preserve">) RS code can correct up to </w:t>
      </w:r>
      <w:r>
        <w:rPr>
          <w:i/>
        </w:rPr>
        <w:t>t</w:t>
      </w:r>
      <w:r>
        <w:t xml:space="preserve"> symbol errors in a given codeword. For instance, let us pollute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3F436519" w14:textId="77777777" w:rsidR="00D928BD" w:rsidRDefault="00D928BD" w:rsidP="00D928BD">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178A48F3" w14:textId="77777777" w:rsidR="00D928BD" w:rsidRDefault="00D928BD" w:rsidP="00D928BD">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2F1D5617" w14:textId="77777777" w:rsidR="00D928BD" w:rsidRDefault="00D928BD" w:rsidP="00D928BD">
      <w:pPr>
        <w:jc w:val="cente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137C7298" w14:textId="77777777" w:rsidR="00D928BD" w:rsidRDefault="00D928BD" w:rsidP="00D928BD">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2844FA93" w14:textId="77777777" w:rsidR="00D928BD" w:rsidRDefault="00D928BD" w:rsidP="00D928BD">
      <w:r>
        <w:t>The performance of RS codes are a function of their symbol size (in bits), redundancy, and code rate (Sklar, 2001). One can easily imagine an RS code to be more successful at correcting errors the larger the codeword is, which means that a give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794DAC92" w14:textId="77777777" w:rsidR="00D928BD" w:rsidRDefault="00D928BD" w:rsidP="00D928BD">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33E24EB5" w14:textId="77777777" w:rsidR="00D928BD" w:rsidRDefault="00D928BD" w:rsidP="00D928BD">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0BF23E5D" w14:textId="77777777" w:rsidR="00D928BD" w:rsidRDefault="00D928BD" w:rsidP="00D928BD">
      <w:pPr>
        <w:jc w:val="left"/>
        <w:rPr>
          <w:b/>
        </w:rPr>
      </w:pPr>
      <w:r>
        <w:rPr>
          <w:b/>
        </w:rPr>
        <w:t>Block Interleaving (and De-interleaving)</w:t>
      </w:r>
    </w:p>
    <w:p w14:paraId="674F29A2" w14:textId="77777777" w:rsidR="00D928BD" w:rsidRDefault="00D928BD" w:rsidP="00D928BD">
      <w:r>
        <w:lastRenderedPageBreak/>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way, when an overly 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Pr>
          <w:i/>
        </w:rPr>
        <w:t>block interleaving</w:t>
      </w:r>
      <w:r>
        <w:t xml:space="preserve">. Figure 40 shows the Simulink blocks of System C responsible for block interleaving.  </w:t>
      </w:r>
    </w:p>
    <w:p w14:paraId="62FD205D" w14:textId="6C97B18A" w:rsidR="00D928BD" w:rsidRDefault="00D928BD" w:rsidP="00D928BD">
      <w:pPr>
        <w:jc w:val="left"/>
        <w:rPr>
          <w:b/>
        </w:rPr>
      </w:pPr>
      <w:r>
        <w:rPr>
          <w:b/>
          <w:noProof/>
        </w:rPr>
        <w:drawing>
          <wp:inline distT="0" distB="0" distL="0" distR="0" wp14:anchorId="3E196DF2" wp14:editId="6E13119D">
            <wp:extent cx="5949315" cy="3538855"/>
            <wp:effectExtent l="0" t="0" r="0" b="4445"/>
            <wp:docPr id="23" name="Picture 23" descr="03_01_03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3_01_03_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23CF7AEF"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40</w:t>
      </w:r>
      <w:r>
        <w:rPr>
          <w:b w:val="0"/>
          <w:sz w:val="22"/>
          <w:szCs w:val="22"/>
        </w:rPr>
        <w:fldChar w:fldCharType="end"/>
      </w:r>
      <w:r>
        <w:rPr>
          <w:b w:val="0"/>
          <w:sz w:val="22"/>
          <w:szCs w:val="22"/>
        </w:rPr>
        <w:t>.</w:t>
      </w:r>
      <w:r>
        <w:rPr>
          <w:b w:val="0"/>
          <w:sz w:val="22"/>
        </w:rPr>
        <w:t xml:space="preserve"> Highlights the block interleaving unit of the FEC engine.</w:t>
      </w:r>
    </w:p>
    <w:p w14:paraId="69ABF2EC" w14:textId="77777777" w:rsidR="00D928BD" w:rsidRDefault="00D928BD" w:rsidP="00D928BD">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40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D928BD" w14:paraId="0E5169C6" w14:textId="77777777" w:rsidTr="00D928B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0493283F" w14:textId="77777777" w:rsidR="00D928BD" w:rsidRDefault="00D928BD">
            <w:pPr>
              <w:jc w:val="center"/>
            </w:pPr>
            <w:r>
              <w:t>1</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1C7BAA91" w14:textId="77777777" w:rsidR="00D928BD" w:rsidRDefault="00D928BD">
            <w:pPr>
              <w:jc w:val="center"/>
            </w:pPr>
            <w:r>
              <w:t>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4F4B408F" w14:textId="77777777" w:rsidR="00D928BD" w:rsidRDefault="00D928BD">
            <w:pPr>
              <w:jc w:val="center"/>
            </w:pPr>
            <w:r>
              <w:t>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14F89D85" w14:textId="77777777" w:rsidR="00D928BD" w:rsidRDefault="00D928BD">
            <w:pPr>
              <w:jc w:val="center"/>
            </w:pPr>
            <w:r>
              <w:t>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20BFBC8D" w14:textId="77777777" w:rsidR="00D928BD" w:rsidRDefault="00D928BD">
            <w:pPr>
              <w:jc w:val="center"/>
            </w:pPr>
            <w:r>
              <w:t>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6B140C4" w14:textId="77777777" w:rsidR="00D928BD" w:rsidRDefault="00D928BD">
            <w:pPr>
              <w:jc w:val="center"/>
            </w:pPr>
            <w:r>
              <w:t>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090E8D5A" w14:textId="77777777" w:rsidR="00D928BD" w:rsidRDefault="00D928BD">
            <w:pPr>
              <w:jc w:val="center"/>
            </w:pPr>
            <w:r>
              <w:t>7</w:t>
            </w:r>
          </w:p>
        </w:tc>
      </w:tr>
      <w:tr w:rsidR="00D928BD" w14:paraId="472E377B" w14:textId="77777777" w:rsidTr="00D928B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64538D9F" w14:textId="77777777" w:rsidR="00D928BD" w:rsidRDefault="00D928BD">
            <w:pPr>
              <w:jc w:val="center"/>
            </w:pPr>
            <w:r>
              <w:t>8</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746CEB8B" w14:textId="77777777" w:rsidR="00D928BD" w:rsidRDefault="00D928BD">
            <w:pPr>
              <w:jc w:val="center"/>
            </w:pPr>
            <w:r>
              <w:t>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11952B16" w14:textId="77777777" w:rsidR="00D928BD" w:rsidRDefault="00D928BD">
            <w:pPr>
              <w:jc w:val="center"/>
            </w:pPr>
            <w:r>
              <w:t>10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22A29A93" w14:textId="77777777" w:rsidR="00D928BD" w:rsidRDefault="00D928BD">
            <w:pPr>
              <w:jc w:val="center"/>
            </w:pPr>
            <w:r>
              <w:t>11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310B9FD" w14:textId="77777777" w:rsidR="00D928BD" w:rsidRDefault="00D928BD">
            <w:pPr>
              <w:jc w:val="center"/>
            </w:pPr>
            <w:r>
              <w:t>12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43BC0EC7" w14:textId="77777777" w:rsidR="00D928BD" w:rsidRDefault="00D928BD">
            <w:pPr>
              <w:jc w:val="center"/>
            </w:pPr>
            <w:r>
              <w:t>13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208FC967" w14:textId="77777777" w:rsidR="00D928BD" w:rsidRDefault="00D928BD">
            <w:pPr>
              <w:jc w:val="center"/>
            </w:pPr>
            <w:r>
              <w:t>14</w:t>
            </w:r>
          </w:p>
        </w:tc>
      </w:tr>
      <w:tr w:rsidR="00D928BD" w14:paraId="08D2C965" w14:textId="77777777" w:rsidTr="00D928B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31332F6" w14:textId="77777777" w:rsidR="00D928BD" w:rsidRDefault="00D928BD">
            <w:pPr>
              <w:jc w:val="center"/>
            </w:pPr>
            <w:r>
              <w:t>15</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2296F9EF" w14:textId="77777777" w:rsidR="00D928BD" w:rsidRDefault="00D928BD">
            <w:pPr>
              <w:jc w:val="center"/>
            </w:pPr>
            <w:r>
              <w:t>16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14FF1540" w14:textId="77777777" w:rsidR="00D928BD" w:rsidRDefault="00D928BD">
            <w:pPr>
              <w:jc w:val="center"/>
            </w:pPr>
            <w:r>
              <w:t>17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18DF0069" w14:textId="77777777" w:rsidR="00D928BD" w:rsidRDefault="00D928BD">
            <w:pPr>
              <w:jc w:val="center"/>
            </w:pPr>
            <w:r>
              <w:t>18</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3E1F6C8C" w14:textId="77777777" w:rsidR="00D928BD" w:rsidRDefault="00D928BD">
            <w:pPr>
              <w:jc w:val="center"/>
            </w:pPr>
            <w:r>
              <w:t>19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6941DBC" w14:textId="77777777" w:rsidR="00D928BD" w:rsidRDefault="00D928BD">
            <w:pPr>
              <w:jc w:val="center"/>
            </w:pPr>
            <w:r>
              <w:t>20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0B459E33" w14:textId="77777777" w:rsidR="00D928BD" w:rsidRDefault="00D928BD">
            <w:pPr>
              <w:jc w:val="center"/>
            </w:pPr>
            <w:r>
              <w:t>21</w:t>
            </w:r>
          </w:p>
        </w:tc>
      </w:tr>
      <w:tr w:rsidR="00D928BD" w14:paraId="6F668C52" w14:textId="77777777" w:rsidTr="00D928B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1984EA61" w14:textId="77777777" w:rsidR="00D928BD" w:rsidRDefault="00D928BD">
            <w:pPr>
              <w:jc w:val="center"/>
            </w:pPr>
            <w:r>
              <w:t>22</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1B20580B" w14:textId="77777777" w:rsidR="00D928BD" w:rsidRDefault="00D928BD">
            <w:pPr>
              <w:jc w:val="center"/>
            </w:pPr>
            <w:r>
              <w:t>23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42DE5871" w14:textId="77777777" w:rsidR="00D928BD" w:rsidRDefault="00D928BD">
            <w:pPr>
              <w:jc w:val="center"/>
            </w:pPr>
            <w:r>
              <w:t>24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66F3B499" w14:textId="77777777" w:rsidR="00D928BD" w:rsidRDefault="00D928BD">
            <w:pPr>
              <w:jc w:val="center"/>
            </w:pPr>
            <w:r>
              <w:t>25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2E6451B6" w14:textId="77777777" w:rsidR="00D928BD" w:rsidRDefault="00D928BD">
            <w:pPr>
              <w:jc w:val="center"/>
            </w:pPr>
            <w:r>
              <w:t>26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599F7DD2" w14:textId="77777777" w:rsidR="00D928BD" w:rsidRDefault="00D928BD">
            <w:pPr>
              <w:jc w:val="center"/>
            </w:pPr>
            <w:r>
              <w:t>27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56AABECC" w14:textId="77777777" w:rsidR="00D928BD" w:rsidRDefault="00D928BD">
            <w:pPr>
              <w:jc w:val="center"/>
            </w:pPr>
            <w:r>
              <w:t>28</w:t>
            </w:r>
          </w:p>
        </w:tc>
      </w:tr>
      <w:tr w:rsidR="00D928BD" w14:paraId="6E00CF43" w14:textId="77777777" w:rsidTr="00D928B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4C221B6D" w14:textId="77777777" w:rsidR="00D928BD" w:rsidRDefault="00D928BD">
            <w:pPr>
              <w:jc w:val="center"/>
            </w:pPr>
            <w:r>
              <w:t>29</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53830554" w14:textId="77777777" w:rsidR="00D928BD" w:rsidRDefault="00D928BD">
            <w:pPr>
              <w:jc w:val="center"/>
            </w:pPr>
            <w:r>
              <w:t>30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64705476" w14:textId="77777777" w:rsidR="00D928BD" w:rsidRDefault="00D928BD">
            <w:pPr>
              <w:jc w:val="center"/>
            </w:pPr>
            <w:r>
              <w:t>31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446510C1" w14:textId="77777777" w:rsidR="00D928BD" w:rsidRDefault="00D928BD">
            <w:pPr>
              <w:jc w:val="center"/>
            </w:pPr>
            <w:r>
              <w:t>32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74408670" w14:textId="77777777" w:rsidR="00D928BD" w:rsidRDefault="00D928BD">
            <w:pPr>
              <w:jc w:val="center"/>
            </w:pPr>
            <w:r>
              <w:t>33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6A727E15" w14:textId="77777777" w:rsidR="00D928BD" w:rsidRDefault="00D928BD">
            <w:pPr>
              <w:jc w:val="center"/>
            </w:pPr>
            <w:r>
              <w:t>34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455BCE29" w14:textId="77777777" w:rsidR="00D928BD" w:rsidRDefault="00D928BD">
            <w:pPr>
              <w:jc w:val="center"/>
            </w:pPr>
            <w:r>
              <w:t>35</w:t>
            </w:r>
          </w:p>
        </w:tc>
      </w:tr>
    </w:tbl>
    <w:p w14:paraId="301C2B69" w14:textId="77777777" w:rsidR="00D928BD" w:rsidRDefault="00D928BD" w:rsidP="00D928BD">
      <w:pPr>
        <w:jc w:val="left"/>
        <w:rPr>
          <w:sz w:val="18"/>
        </w:rPr>
      </w:pPr>
      <w:r>
        <w:rPr>
          <w:b/>
          <w:sz w:val="18"/>
        </w:rPr>
        <w:t xml:space="preserve">Table 1. </w:t>
      </w:r>
      <w:r>
        <w:rPr>
          <w:sz w:val="18"/>
        </w:rPr>
        <w:t xml:space="preserve">Depicting a block matrix with five blocks (codewords). Each block comprises a single row and are colored differently to illustrate this point. There are seven columns to illustrate the point that we are dealing with seven-symbol wide blocks (codewords). The </w:t>
      </w:r>
      <w:r>
        <w:rPr>
          <w:i/>
          <w:sz w:val="18"/>
        </w:rPr>
        <w:t>interleaver depth</w:t>
      </w:r>
      <w:r>
        <w:rPr>
          <w:sz w:val="18"/>
        </w:rPr>
        <w:t xml:space="preserve"> of this block interleaver is obviously 5 because there are five rows. </w:t>
      </w:r>
    </w:p>
    <w:p w14:paraId="43BA2E8A" w14:textId="77777777" w:rsidR="00D928BD" w:rsidRDefault="00D928BD" w:rsidP="00D928BD">
      <w:r>
        <w:lastRenderedPageBreak/>
        <w:t xml:space="preserve">Each block is written into the block matrix </w:t>
      </w:r>
      <w:r>
        <w:rPr>
          <w:i/>
        </w:rPr>
        <w:t xml:space="preserve">row-by-row </w:t>
      </w:r>
      <w:r>
        <w:t xml:space="preserve">(e.g. from the top to bottom). The magic of block interleaving consists of the fact that the matrix is transmitted by reading the matrix </w:t>
      </w:r>
      <w:r>
        <w:rPr>
          <w:i/>
        </w:rPr>
        <w:t xml:space="preserve">column-by-column </w:t>
      </w:r>
      <w:r>
        <w:t>(e.g. 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D928BD" w14:paraId="55449E77" w14:textId="77777777" w:rsidTr="00D928B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8984457" w14:textId="77777777" w:rsidR="00D928BD" w:rsidRDefault="00D928B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482A022" w14:textId="77777777" w:rsidR="00D928BD" w:rsidRDefault="00D928B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2463317" w14:textId="77777777" w:rsidR="00D928BD" w:rsidRDefault="00D928B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A229AB3" w14:textId="77777777" w:rsidR="00D928BD" w:rsidRDefault="00D928B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C959859" w14:textId="77777777" w:rsidR="00D928BD" w:rsidRDefault="00D928B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2027E94" w14:textId="77777777" w:rsidR="00D928BD" w:rsidRDefault="00D928B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4BEAB24" w14:textId="77777777" w:rsidR="00D928BD" w:rsidRDefault="00D928B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1B84079" w14:textId="77777777" w:rsidR="00D928BD" w:rsidRDefault="00D928B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48E24DE" w14:textId="77777777" w:rsidR="00D928BD" w:rsidRDefault="00D928B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C293A5B" w14:textId="77777777" w:rsidR="00D928BD" w:rsidRDefault="00D928B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4B08980" w14:textId="77777777" w:rsidR="00D928BD" w:rsidRDefault="00D928B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397E889" w14:textId="77777777" w:rsidR="00D928BD" w:rsidRDefault="00D928B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5C0C555" w14:textId="77777777" w:rsidR="00D928BD" w:rsidRDefault="00D928B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F5F277E" w14:textId="77777777" w:rsidR="00D928BD" w:rsidRDefault="00D928B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07AEFE7" w14:textId="77777777" w:rsidR="00D928BD" w:rsidRDefault="00D928B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75256AB" w14:textId="77777777" w:rsidR="00D928BD" w:rsidRDefault="00D928B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CD3D196" w14:textId="77777777" w:rsidR="00D928BD" w:rsidRDefault="00D928B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51C3DCF" w14:textId="77777777" w:rsidR="00D928BD" w:rsidRDefault="00D928BD">
            <w:pPr>
              <w:jc w:val="left"/>
            </w:pPr>
            <w: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77C11A1" w14:textId="77777777" w:rsidR="00D928BD" w:rsidRDefault="00D928B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DBD28C1" w14:textId="77777777" w:rsidR="00D928BD" w:rsidRDefault="00D928B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CD130BA" w14:textId="77777777" w:rsidR="00D928BD" w:rsidRDefault="00D928B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0474DC1" w14:textId="77777777" w:rsidR="00D928BD" w:rsidRDefault="00D928B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A7E9418" w14:textId="77777777" w:rsidR="00D928BD" w:rsidRDefault="00D928B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5043249" w14:textId="77777777" w:rsidR="00D928BD" w:rsidRDefault="00D928B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D0A1361" w14:textId="77777777" w:rsidR="00D928BD" w:rsidRDefault="00D928B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69649A1" w14:textId="77777777" w:rsidR="00D928BD" w:rsidRDefault="00D928B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E9373B7" w14:textId="77777777" w:rsidR="00D928BD" w:rsidRDefault="00D928B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9CAFF3C" w14:textId="77777777" w:rsidR="00D928BD" w:rsidRDefault="00D928B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BAE6CC7" w14:textId="77777777" w:rsidR="00D928BD" w:rsidRDefault="00D928B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D8FC8D0" w14:textId="77777777" w:rsidR="00D928BD" w:rsidRDefault="00D928B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017A815" w14:textId="77777777" w:rsidR="00D928BD" w:rsidRDefault="00D928B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6980346" w14:textId="77777777" w:rsidR="00D928BD" w:rsidRDefault="00D928B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0C25F83" w14:textId="77777777" w:rsidR="00D928BD" w:rsidRDefault="00D928B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BD6D837" w14:textId="77777777" w:rsidR="00D928BD" w:rsidRDefault="00D928B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C319597" w14:textId="77777777" w:rsidR="00D928BD" w:rsidRDefault="00D928BD">
            <w:pPr>
              <w:jc w:val="left"/>
            </w:pPr>
            <w:r>
              <w:t>35</w:t>
            </w:r>
          </w:p>
        </w:tc>
      </w:tr>
    </w:tbl>
    <w:p w14:paraId="4480288D" w14:textId="77777777" w:rsidR="00D928BD" w:rsidRDefault="00D928BD" w:rsidP="00D928BD">
      <w:pPr>
        <w:jc w:val="left"/>
      </w:pPr>
    </w:p>
    <w:p w14:paraId="03A08397" w14:textId="77777777" w:rsidR="00D928BD" w:rsidRDefault="00D928BD" w:rsidP="00D928BD">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D928BD" w14:paraId="711B97E8" w14:textId="77777777" w:rsidTr="00D928B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FE4ED94" w14:textId="77777777" w:rsidR="00D928BD" w:rsidRDefault="00D928B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C7B29AC" w14:textId="77777777" w:rsidR="00D928BD" w:rsidRDefault="00D928B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BFA7C55" w14:textId="77777777" w:rsidR="00D928BD" w:rsidRDefault="00D928B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380A258" w14:textId="77777777" w:rsidR="00D928BD" w:rsidRDefault="00D928B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8E0DF2A" w14:textId="77777777" w:rsidR="00D928BD" w:rsidRDefault="00D928B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5DE15E4" w14:textId="77777777" w:rsidR="00D928BD" w:rsidRDefault="00D928B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3FA982E" w14:textId="77777777" w:rsidR="00D928BD" w:rsidRDefault="00D928B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FACFA12" w14:textId="77777777" w:rsidR="00D928BD" w:rsidRDefault="00D928B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A026AD1" w14:textId="77777777" w:rsidR="00D928BD" w:rsidRDefault="00D928B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9C8AB72" w14:textId="77777777" w:rsidR="00D928BD" w:rsidRDefault="00D928B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265EDE2" w14:textId="77777777" w:rsidR="00D928BD" w:rsidRDefault="00D928B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B63DD27" w14:textId="77777777" w:rsidR="00D928BD" w:rsidRDefault="00D928B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1280A4B" w14:textId="77777777" w:rsidR="00D928BD" w:rsidRDefault="00D928B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81FB305" w14:textId="77777777" w:rsidR="00D928BD" w:rsidRDefault="00D928B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3237D24" w14:textId="77777777" w:rsidR="00D928BD" w:rsidRDefault="00D928BD">
            <w:pPr>
              <w:jc w:val="left"/>
            </w:pPr>
            <w: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3849C01" w14:textId="77777777" w:rsidR="00D928BD" w:rsidRDefault="00D928BD">
            <w:pPr>
              <w:jc w:val="left"/>
            </w:pPr>
            <w: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161A89B" w14:textId="77777777" w:rsidR="00D928BD" w:rsidRDefault="00D928BD">
            <w:pPr>
              <w:jc w:val="left"/>
            </w:pPr>
            <w: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A8E1EC6" w14:textId="77777777" w:rsidR="00D928BD" w:rsidRDefault="00D928BD">
            <w:pPr>
              <w:jc w:val="left"/>
            </w:pPr>
            <w: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93F4AF4" w14:textId="77777777" w:rsidR="00D928BD" w:rsidRDefault="00D928BD">
            <w:pPr>
              <w:jc w:val="left"/>
            </w:pPr>
            <w: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C2B2EE1" w14:textId="77777777" w:rsidR="00D928BD" w:rsidRDefault="00D928BD">
            <w:pPr>
              <w:jc w:val="left"/>
            </w:pPr>
            <w: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FB26F71" w14:textId="77777777" w:rsidR="00D928BD" w:rsidRDefault="00D928BD">
            <w:pPr>
              <w:jc w:val="left"/>
            </w:pPr>
            <w: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B6A05B7" w14:textId="77777777" w:rsidR="00D928BD" w:rsidRDefault="00D928B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D69F1C8" w14:textId="77777777" w:rsidR="00D928BD" w:rsidRDefault="00D928B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46D5740" w14:textId="77777777" w:rsidR="00D928BD" w:rsidRDefault="00D928B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1B92B09" w14:textId="77777777" w:rsidR="00D928BD" w:rsidRDefault="00D928B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7B4CA9D" w14:textId="77777777" w:rsidR="00D928BD" w:rsidRDefault="00D928B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DCDDAC7" w14:textId="77777777" w:rsidR="00D928BD" w:rsidRDefault="00D928B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D4ED3CA" w14:textId="77777777" w:rsidR="00D928BD" w:rsidRDefault="00D928B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41FE1E0" w14:textId="77777777" w:rsidR="00D928BD" w:rsidRDefault="00D928B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628FAA8" w14:textId="77777777" w:rsidR="00D928BD" w:rsidRDefault="00D928B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D24E647" w14:textId="77777777" w:rsidR="00D928BD" w:rsidRDefault="00D928B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BA33D8A" w14:textId="77777777" w:rsidR="00D928BD" w:rsidRDefault="00D928B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07C8178" w14:textId="77777777" w:rsidR="00D928BD" w:rsidRDefault="00D928B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37FA420" w14:textId="77777777" w:rsidR="00D928BD" w:rsidRDefault="00D928B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2C816B3" w14:textId="77777777" w:rsidR="00D928BD" w:rsidRDefault="00D928BD">
            <w:pPr>
              <w:jc w:val="left"/>
            </w:pPr>
            <w:r>
              <w:t>35</w:t>
            </w:r>
          </w:p>
        </w:tc>
      </w:tr>
    </w:tbl>
    <w:p w14:paraId="4A9F990A" w14:textId="77777777" w:rsidR="00D928BD" w:rsidRDefault="00D928BD" w:rsidP="00D928BD">
      <w:pPr>
        <w:jc w:val="left"/>
      </w:pPr>
    </w:p>
    <w:p w14:paraId="67BEF4EA" w14:textId="77777777" w:rsidR="00D928BD" w:rsidRDefault="00D928BD" w:rsidP="00D928BD">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D928BD" w14:paraId="53E9C1D4" w14:textId="77777777" w:rsidTr="00D928B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3C69E82" w14:textId="77777777" w:rsidR="00D928BD" w:rsidRDefault="00D928B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5BBB17A" w14:textId="77777777" w:rsidR="00D928BD" w:rsidRDefault="00D928B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C945D66" w14:textId="77777777" w:rsidR="00D928BD" w:rsidRDefault="00D928B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2D00837" w14:textId="77777777" w:rsidR="00D928BD" w:rsidRDefault="00D928B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1D810FA" w14:textId="77777777" w:rsidR="00D928BD" w:rsidRDefault="00D928B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9102F59" w14:textId="77777777" w:rsidR="00D928BD" w:rsidRDefault="00D928B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CF52BB9" w14:textId="77777777" w:rsidR="00D928BD" w:rsidRDefault="00D928B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49B0924" w14:textId="77777777" w:rsidR="00D928BD" w:rsidRDefault="00D928B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ABA4EA5" w14:textId="77777777" w:rsidR="00D928BD" w:rsidRDefault="00D928B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867DBFE" w14:textId="77777777" w:rsidR="00D928BD" w:rsidRDefault="00D928B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36F871F" w14:textId="77777777" w:rsidR="00D928BD" w:rsidRDefault="00D928B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89FA707" w14:textId="77777777" w:rsidR="00D928BD" w:rsidRDefault="00D928B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FD76746" w14:textId="77777777" w:rsidR="00D928BD" w:rsidRDefault="00D928B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5A1B6F4" w14:textId="77777777" w:rsidR="00D928BD" w:rsidRDefault="00D928B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7F49644" w14:textId="77777777" w:rsidR="00D928BD" w:rsidRDefault="00D928BD">
            <w:pPr>
              <w:jc w:val="left"/>
              <w:rPr>
                <w:b/>
                <w:color w:val="FF0000"/>
              </w:rPr>
            </w:pPr>
            <w:r>
              <w:rPr>
                <w:b/>
                <w:color w:val="FF0000"/>
              </w:rP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D359090" w14:textId="77777777" w:rsidR="00D928BD" w:rsidRDefault="00D928BD">
            <w:pPr>
              <w:jc w:val="left"/>
              <w:rPr>
                <w:b/>
                <w:color w:val="FF0000"/>
              </w:rPr>
            </w:pPr>
            <w:r>
              <w:rPr>
                <w:b/>
                <w:color w:val="FF0000"/>
              </w:rP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AF7A054" w14:textId="77777777" w:rsidR="00D928BD" w:rsidRDefault="00D928BD">
            <w:pPr>
              <w:jc w:val="left"/>
              <w:rPr>
                <w:b/>
                <w:color w:val="FF0000"/>
              </w:rPr>
            </w:pPr>
            <w:r>
              <w:rPr>
                <w:b/>
                <w:color w:val="FF0000"/>
              </w:rP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08CEA351" w14:textId="77777777" w:rsidR="00D928BD" w:rsidRDefault="00D928BD">
            <w:pPr>
              <w:jc w:val="left"/>
              <w:rPr>
                <w:b/>
                <w:color w:val="FF0000"/>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A5C0402" w14:textId="77777777" w:rsidR="00D928BD" w:rsidRDefault="00D928BD">
            <w:pPr>
              <w:jc w:val="left"/>
              <w:rPr>
                <w:b/>
                <w:color w:val="FF0000"/>
              </w:rPr>
            </w:pPr>
            <w:r>
              <w:rPr>
                <w:b/>
                <w:color w:val="FF0000"/>
              </w:rP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712B9A9" w14:textId="77777777" w:rsidR="00D928BD" w:rsidRDefault="00D928BD">
            <w:pPr>
              <w:jc w:val="left"/>
              <w:rPr>
                <w:b/>
                <w:color w:val="FF0000"/>
              </w:rPr>
            </w:pPr>
            <w:r>
              <w:rPr>
                <w:b/>
                <w:color w:val="FF0000"/>
              </w:rP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46968D3" w14:textId="77777777" w:rsidR="00D928BD" w:rsidRDefault="00D928BD">
            <w:pPr>
              <w:jc w:val="left"/>
              <w:rPr>
                <w:b/>
                <w:color w:val="FF0000"/>
              </w:rPr>
            </w:pPr>
            <w:r>
              <w:rPr>
                <w:b/>
                <w:color w:val="FF0000"/>
              </w:rP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AE75E17" w14:textId="77777777" w:rsidR="00D928BD" w:rsidRDefault="00D928B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911605C" w14:textId="77777777" w:rsidR="00D928BD" w:rsidRDefault="00D928B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AAA989E" w14:textId="77777777" w:rsidR="00D928BD" w:rsidRDefault="00D928B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DADAE27" w14:textId="77777777" w:rsidR="00D928BD" w:rsidRDefault="00D928B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AFEF652" w14:textId="77777777" w:rsidR="00D928BD" w:rsidRDefault="00D928B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23C6DB3" w14:textId="77777777" w:rsidR="00D928BD" w:rsidRDefault="00D928B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3493190" w14:textId="77777777" w:rsidR="00D928BD" w:rsidRDefault="00D928B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9FF2A5E" w14:textId="77777777" w:rsidR="00D928BD" w:rsidRDefault="00D928B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D0935CF" w14:textId="77777777" w:rsidR="00D928BD" w:rsidRDefault="00D928B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56221FD" w14:textId="77777777" w:rsidR="00D928BD" w:rsidRDefault="00D928B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0BEADF1" w14:textId="77777777" w:rsidR="00D928BD" w:rsidRDefault="00D928B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E23D7E3" w14:textId="77777777" w:rsidR="00D928BD" w:rsidRDefault="00D928B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01DD112" w14:textId="77777777" w:rsidR="00D928BD" w:rsidRDefault="00D928B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2EA5C74" w14:textId="77777777" w:rsidR="00D928BD" w:rsidRDefault="00D928BD">
            <w:pPr>
              <w:jc w:val="left"/>
            </w:pPr>
            <w:r>
              <w:t>35</w:t>
            </w:r>
          </w:p>
        </w:tc>
      </w:tr>
    </w:tbl>
    <w:p w14:paraId="49BDCD3D" w14:textId="77777777" w:rsidR="00D928BD" w:rsidRDefault="00D928BD" w:rsidP="00D928BD">
      <w:pPr>
        <w:jc w:val="left"/>
      </w:pPr>
    </w:p>
    <w:p w14:paraId="1177743B" w14:textId="77777777" w:rsidR="00D928BD" w:rsidRDefault="00D928BD" w:rsidP="00D928BD">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D928BD" w14:paraId="6409BF0C" w14:textId="77777777" w:rsidTr="00D928B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EB2B175" w14:textId="77777777" w:rsidR="00D928BD" w:rsidRDefault="00D928B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84EADEC" w14:textId="77777777" w:rsidR="00D928BD" w:rsidRDefault="00D928B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D72F71A" w14:textId="77777777" w:rsidR="00D928BD" w:rsidRDefault="00D928B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E7E550B" w14:textId="77777777" w:rsidR="00D928BD" w:rsidRDefault="00D928B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F917478" w14:textId="77777777" w:rsidR="00D928BD" w:rsidRDefault="00D928B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A2DE187" w14:textId="77777777" w:rsidR="00D928BD" w:rsidRDefault="00D928B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D31F240" w14:textId="77777777" w:rsidR="00D928BD" w:rsidRDefault="00D928B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02764FC" w14:textId="77777777" w:rsidR="00D928BD" w:rsidRDefault="00D928B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259C1F5" w14:textId="77777777" w:rsidR="00D928BD" w:rsidRDefault="00D928B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872A680" w14:textId="77777777" w:rsidR="00D928BD" w:rsidRDefault="00D928B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16A55D1" w14:textId="77777777" w:rsidR="00D928BD" w:rsidRDefault="00D928B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76AFA2F" w14:textId="77777777" w:rsidR="00D928BD" w:rsidRDefault="00D928B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E0CACF2" w14:textId="77777777" w:rsidR="00D928BD" w:rsidRDefault="00D928B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753B1E1" w14:textId="77777777" w:rsidR="00D928BD" w:rsidRDefault="00D928B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0DBE924" w14:textId="77777777" w:rsidR="00D928BD" w:rsidRDefault="00D928BD">
            <w:pPr>
              <w:jc w:val="left"/>
              <w:rPr>
                <w:b/>
                <w:color w:val="FF0000"/>
              </w:rPr>
            </w:pPr>
            <w:r>
              <w:rPr>
                <w:b/>
                <w:color w:val="FF0000"/>
              </w:rP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F8BF334" w14:textId="77777777" w:rsidR="00D928BD" w:rsidRDefault="00D928BD">
            <w:pPr>
              <w:jc w:val="left"/>
              <w:rPr>
                <w:b/>
                <w:color w:val="FF0000"/>
              </w:rPr>
            </w:pPr>
            <w:r>
              <w:rPr>
                <w:b/>
                <w:color w:val="FF0000"/>
              </w:rP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6FDE5A9" w14:textId="77777777" w:rsidR="00D928BD" w:rsidRDefault="00D928BD">
            <w:pPr>
              <w:jc w:val="left"/>
              <w:rPr>
                <w:b/>
                <w:color w:val="FF0000"/>
              </w:rPr>
            </w:pPr>
            <w:r>
              <w:rPr>
                <w:b/>
                <w:color w:val="FF0000"/>
              </w:rP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5606115" w14:textId="77777777" w:rsidR="00D928BD" w:rsidRDefault="00D928BD">
            <w:pPr>
              <w:jc w:val="left"/>
              <w:rPr>
                <w:b/>
                <w:color w:val="FF0000"/>
              </w:rPr>
            </w:pPr>
            <w:r>
              <w:rPr>
                <w:b/>
                <w:color w:val="FF0000"/>
              </w:rP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D79308E" w14:textId="77777777" w:rsidR="00D928BD" w:rsidRDefault="00D928BD">
            <w:pPr>
              <w:jc w:val="left"/>
              <w:rPr>
                <w:b/>
                <w:color w:val="FF0000"/>
              </w:rPr>
            </w:pPr>
            <w:r>
              <w:rPr>
                <w:b/>
                <w:color w:val="FF0000"/>
              </w:rP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D488DD5" w14:textId="77777777" w:rsidR="00D928BD" w:rsidRDefault="00D928BD">
            <w:pPr>
              <w:jc w:val="left"/>
              <w:rPr>
                <w:b/>
                <w:color w:val="FF0000"/>
              </w:rPr>
            </w:pPr>
            <w:r>
              <w:rPr>
                <w:b/>
                <w:color w:val="FF0000"/>
              </w:rP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375DA7B" w14:textId="77777777" w:rsidR="00D928BD" w:rsidRDefault="00D928BD">
            <w:pPr>
              <w:jc w:val="left"/>
              <w:rPr>
                <w:b/>
                <w:color w:val="FF0000"/>
              </w:rPr>
            </w:pPr>
            <w:r>
              <w:rPr>
                <w:b/>
                <w:color w:val="FF0000"/>
              </w:rP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B4B59B4" w14:textId="77777777" w:rsidR="00D928BD" w:rsidRDefault="00D928B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4BD30FE" w14:textId="77777777" w:rsidR="00D928BD" w:rsidRDefault="00D928B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90D81FA" w14:textId="77777777" w:rsidR="00D928BD" w:rsidRDefault="00D928B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640177B" w14:textId="77777777" w:rsidR="00D928BD" w:rsidRDefault="00D928B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3D1A459" w14:textId="77777777" w:rsidR="00D928BD" w:rsidRDefault="00D928B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C9ABBEE" w14:textId="77777777" w:rsidR="00D928BD" w:rsidRDefault="00D928B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7286BE2" w14:textId="77777777" w:rsidR="00D928BD" w:rsidRDefault="00D928B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4BF8F72" w14:textId="77777777" w:rsidR="00D928BD" w:rsidRDefault="00D928B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3EEFA27" w14:textId="77777777" w:rsidR="00D928BD" w:rsidRDefault="00D928B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1FFA02E" w14:textId="77777777" w:rsidR="00D928BD" w:rsidRDefault="00D928B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6B0E1D9" w14:textId="77777777" w:rsidR="00D928BD" w:rsidRDefault="00D928B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AD51334" w14:textId="77777777" w:rsidR="00D928BD" w:rsidRDefault="00D928B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B4E95C6" w14:textId="77777777" w:rsidR="00D928BD" w:rsidRDefault="00D928B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0D48547" w14:textId="77777777" w:rsidR="00D928BD" w:rsidRDefault="00D928BD">
            <w:pPr>
              <w:jc w:val="left"/>
            </w:pPr>
            <w:r>
              <w:t>35</w:t>
            </w:r>
          </w:p>
        </w:tc>
      </w:tr>
    </w:tbl>
    <w:p w14:paraId="64F3096C" w14:textId="77777777" w:rsidR="00D928BD" w:rsidRDefault="00D928BD" w:rsidP="00D928BD">
      <w:pPr>
        <w:jc w:val="left"/>
      </w:pPr>
    </w:p>
    <w:p w14:paraId="5ABD5ACF" w14:textId="77777777" w:rsidR="00D928BD" w:rsidRDefault="00D928BD" w:rsidP="00D928BD">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D928BD" w14:paraId="299C5C9E" w14:textId="77777777" w:rsidTr="00D928B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D51AA97" w14:textId="77777777" w:rsidR="00D928BD" w:rsidRDefault="00D928B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10A3235" w14:textId="77777777" w:rsidR="00D928BD" w:rsidRDefault="00D928B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F34DC70" w14:textId="77777777" w:rsidR="00D928BD" w:rsidRDefault="00D928B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9F9B5F0" w14:textId="77777777" w:rsidR="00D928BD" w:rsidRDefault="00D928BD">
            <w:pPr>
              <w:jc w:val="left"/>
              <w:rPr>
                <w:b/>
              </w:rPr>
            </w:pPr>
            <w:r>
              <w:rPr>
                <w:b/>
                <w:color w:val="FF0000"/>
              </w:rP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BC59EC3" w14:textId="77777777" w:rsidR="00D928BD" w:rsidRDefault="00D928BD">
            <w:pPr>
              <w:jc w:val="left"/>
              <w:rPr>
                <w:b/>
              </w:rPr>
            </w:pPr>
            <w:r>
              <w:rPr>
                <w:b/>
                <w:color w:val="FF0000"/>
              </w:rP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768923B" w14:textId="77777777" w:rsidR="00D928BD" w:rsidRDefault="00D928B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1BEB0C9" w14:textId="77777777" w:rsidR="00D928BD" w:rsidRDefault="00D928B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B90D035" w14:textId="77777777" w:rsidR="00D928BD" w:rsidRDefault="00D928B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D905C24" w14:textId="77777777" w:rsidR="00D928BD" w:rsidRDefault="00D928B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62BB795" w14:textId="77777777" w:rsidR="00D928BD" w:rsidRDefault="00D928B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62E9530" w14:textId="77777777" w:rsidR="00D928BD" w:rsidRDefault="00D928BD">
            <w:pPr>
              <w:jc w:val="left"/>
              <w:rPr>
                <w:b/>
              </w:rPr>
            </w:pPr>
            <w:r>
              <w:rPr>
                <w:b/>
                <w:color w:val="FF0000"/>
              </w:rP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41E25E8" w14:textId="77777777" w:rsidR="00D928BD" w:rsidRDefault="00D928B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3A11C76" w14:textId="77777777" w:rsidR="00D928BD" w:rsidRDefault="00D928B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6CD92E9" w14:textId="77777777" w:rsidR="00D928BD" w:rsidRDefault="00D928B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789EFC0" w14:textId="77777777" w:rsidR="00D928BD" w:rsidRDefault="00D928B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1BF8360" w14:textId="77777777" w:rsidR="00D928BD" w:rsidRDefault="00D928B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B1FBF8E" w14:textId="77777777" w:rsidR="00D928BD" w:rsidRDefault="00D928B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0C04A7F2" w14:textId="77777777" w:rsidR="00D928BD" w:rsidRDefault="00D928BD">
            <w:pPr>
              <w:jc w:val="left"/>
              <w:rPr>
                <w:b/>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9AB9E0C" w14:textId="77777777" w:rsidR="00D928BD" w:rsidRDefault="00D928B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7DAEF80" w14:textId="77777777" w:rsidR="00D928BD" w:rsidRDefault="00D928B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522E3BB" w14:textId="77777777" w:rsidR="00D928BD" w:rsidRDefault="00D928B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6875BCC" w14:textId="77777777" w:rsidR="00D928BD" w:rsidRDefault="00D928B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1D952F1" w14:textId="77777777" w:rsidR="00D928BD" w:rsidRDefault="00D928B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94F9302" w14:textId="77777777" w:rsidR="00D928BD" w:rsidRDefault="00D928BD">
            <w:pPr>
              <w:jc w:val="left"/>
              <w:rPr>
                <w:b/>
                <w:color w:val="FF0000"/>
              </w:rPr>
            </w:pPr>
            <w:r>
              <w:rPr>
                <w:b/>
                <w:color w:val="FF0000"/>
              </w:rP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CC79B0D" w14:textId="77777777" w:rsidR="00D928BD" w:rsidRDefault="00D928BD">
            <w:pPr>
              <w:jc w:val="left"/>
              <w:rPr>
                <w:b/>
                <w:color w:val="FF0000"/>
              </w:rPr>
            </w:pPr>
            <w:r>
              <w:rPr>
                <w:b/>
                <w:color w:val="FF0000"/>
              </w:rP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0942E11" w14:textId="77777777" w:rsidR="00D928BD" w:rsidRDefault="00D928B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FB8350A" w14:textId="77777777" w:rsidR="00D928BD" w:rsidRDefault="00D928B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8D7AC01" w14:textId="77777777" w:rsidR="00D928BD" w:rsidRDefault="00D928B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4EE8771" w14:textId="77777777" w:rsidR="00D928BD" w:rsidRDefault="00D928B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DCED52A" w14:textId="77777777" w:rsidR="00D928BD" w:rsidRDefault="00D928B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2D4814C" w14:textId="77777777" w:rsidR="00D928BD" w:rsidRDefault="00D928BD">
            <w:pPr>
              <w:jc w:val="left"/>
              <w:rPr>
                <w:b/>
                <w:color w:val="FF0000"/>
              </w:rPr>
            </w:pPr>
            <w:r>
              <w:rPr>
                <w:b/>
                <w:color w:val="FF0000"/>
              </w:rP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D714707" w14:textId="77777777" w:rsidR="00D928BD" w:rsidRDefault="00D928BD">
            <w:pPr>
              <w:jc w:val="left"/>
              <w:rPr>
                <w:b/>
                <w:color w:val="FF0000"/>
              </w:rPr>
            </w:pPr>
            <w:r>
              <w:rPr>
                <w:b/>
                <w:color w:val="FF0000"/>
              </w:rP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DBED2A6" w14:textId="77777777" w:rsidR="00D928BD" w:rsidRDefault="00D928B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CA414D9" w14:textId="77777777" w:rsidR="00D928BD" w:rsidRDefault="00D928B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DC0D446" w14:textId="77777777" w:rsidR="00D928BD" w:rsidRDefault="00D928BD">
            <w:pPr>
              <w:jc w:val="left"/>
            </w:pPr>
            <w:r>
              <w:t>35</w:t>
            </w:r>
          </w:p>
        </w:tc>
      </w:tr>
    </w:tbl>
    <w:p w14:paraId="6E99F568" w14:textId="77777777" w:rsidR="00D928BD" w:rsidRDefault="00D928BD" w:rsidP="00D928BD">
      <w:pPr>
        <w:jc w:val="left"/>
      </w:pPr>
    </w:p>
    <w:p w14:paraId="23689915" w14:textId="77777777" w:rsidR="00D928BD" w:rsidRDefault="00D928BD" w:rsidP="00D928BD">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Pr>
          <w:i/>
        </w:rPr>
        <w:t>b</w:t>
      </w:r>
      <w:r>
        <w:t xml:space="preserve"> symbol errors in contiguous fashion, then the interleaver depth (</w:t>
      </w:r>
      <w:r>
        <w:rPr>
          <w:i/>
        </w:rPr>
        <w:t>d</w:t>
      </w:r>
      <w:r>
        <w:t>) is calculated as follows:</w:t>
      </w:r>
    </w:p>
    <w:p w14:paraId="7EC58FAB" w14:textId="77777777" w:rsidR="00D928BD" w:rsidRDefault="00D928BD" w:rsidP="00D928BD">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7C25998A" w14:textId="77777777" w:rsidR="00D928BD" w:rsidRDefault="00D928BD" w:rsidP="00D928BD">
      <w:r>
        <w:lastRenderedPageBreak/>
        <w:t xml:space="preserve">where </w:t>
      </w:r>
      <w:r>
        <w:rPr>
          <w:i/>
        </w:rPr>
        <w:t xml:space="preserve">t </w:t>
      </w:r>
      <w:r>
        <w:t>is the maximum number of symbol errors within a single codeword that a given RS code can correct.</w:t>
      </w:r>
    </w:p>
    <w:p w14:paraId="49803E3D" w14:textId="77777777" w:rsidR="00D928BD" w:rsidRDefault="00D928BD" w:rsidP="00D928BD">
      <w:r>
        <w:t xml:space="preserve">  However,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57E094C8" w14:textId="77777777" w:rsidR="00D928BD" w:rsidRDefault="00D928BD" w:rsidP="00D928BD">
      <w:pPr>
        <w:jc w:val="left"/>
        <w:rPr>
          <w:b/>
        </w:rPr>
      </w:pPr>
      <w:r>
        <w:rPr>
          <w:b/>
        </w:rPr>
        <w:t>Convolutional Encoding (and Decoding)</w:t>
      </w:r>
    </w:p>
    <w:p w14:paraId="5DB8A8B4" w14:textId="17BC211C" w:rsidR="00D928BD" w:rsidRDefault="00D928BD" w:rsidP="00D928BD">
      <w:pPr>
        <w:jc w:val="left"/>
        <w:rPr>
          <w:b/>
        </w:rPr>
      </w:pPr>
      <w:r>
        <w:rPr>
          <w:b/>
          <w:noProof/>
        </w:rPr>
        <w:drawing>
          <wp:inline distT="0" distB="0" distL="0" distR="0" wp14:anchorId="709BA1EC" wp14:editId="7B702158">
            <wp:extent cx="5949315" cy="3515360"/>
            <wp:effectExtent l="0" t="0" r="0" b="8890"/>
            <wp:docPr id="20" name="Picture 20" descr="03_01_0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_01_03_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3515360"/>
                    </a:xfrm>
                    <a:prstGeom prst="rect">
                      <a:avLst/>
                    </a:prstGeom>
                    <a:noFill/>
                    <a:ln>
                      <a:noFill/>
                    </a:ln>
                  </pic:spPr>
                </pic:pic>
              </a:graphicData>
            </a:graphic>
          </wp:inline>
        </w:drawing>
      </w:r>
    </w:p>
    <w:p w14:paraId="102CD863"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41</w:t>
      </w:r>
      <w:r>
        <w:rPr>
          <w:b w:val="0"/>
          <w:sz w:val="22"/>
          <w:szCs w:val="22"/>
        </w:rPr>
        <w:fldChar w:fldCharType="end"/>
      </w:r>
      <w:r>
        <w:rPr>
          <w:b w:val="0"/>
          <w:sz w:val="22"/>
          <w:szCs w:val="22"/>
        </w:rPr>
        <w:t>.</w:t>
      </w:r>
      <w:r>
        <w:rPr>
          <w:b w:val="0"/>
          <w:sz w:val="22"/>
        </w:rPr>
        <w:t xml:space="preserve"> Highlights the convolutional encoder of the FEC engine.</w:t>
      </w:r>
    </w:p>
    <w:p w14:paraId="2375FD06" w14:textId="77777777" w:rsidR="00D928BD" w:rsidRDefault="00D928BD" w:rsidP="00D928BD">
      <w:pPr>
        <w:jc w:val="left"/>
      </w:pPr>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41, there is an </w:t>
      </w:r>
      <w:r>
        <w:rPr>
          <w:i/>
        </w:rPr>
        <w:t xml:space="preserve">Integer to Bit Mapper </w:t>
      </w:r>
      <w:r>
        <w:t>used to convert the symbols of the block-interleaved output back to bits before passing through the convolutional encoder.</w:t>
      </w:r>
    </w:p>
    <w:p w14:paraId="0078855B" w14:textId="77777777" w:rsidR="00D928BD" w:rsidRDefault="00D928BD" w:rsidP="00D928BD">
      <w:pPr>
        <w:jc w:val="left"/>
      </w:pPr>
      <w:r>
        <w:t xml:space="preserve">The convolutional encoder works by converting a series of </w:t>
      </w:r>
      <w:r>
        <w:rPr>
          <w:i/>
        </w:rPr>
        <w:t>k</w:t>
      </w:r>
      <w:r>
        <w:t xml:space="preserve">-bit message word into a series of </w:t>
      </w:r>
      <w:r>
        <w:rPr>
          <w:i/>
        </w:rPr>
        <w:t>n</w:t>
      </w:r>
      <w:r>
        <w:t xml:space="preserve">-bit codewords.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42 shows an example of two convolutional encoders operating in parallel. The upper convolutional encoder comprises</w:t>
      </w:r>
      <w:r>
        <w:rPr>
          <w:i/>
        </w:rPr>
        <w:t xml:space="preserve"> K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5).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4). The </w:t>
      </w:r>
      <w:r>
        <w:rPr>
          <w:i/>
        </w:rPr>
        <w:t>code rate</w:t>
      </w:r>
      <w:r>
        <w:t xml:space="preserve"> of a convolutional encoder is </w:t>
      </w:r>
      <w:r>
        <w:rPr>
          <w:i/>
        </w:rPr>
        <w:t>k/n</w:t>
      </w:r>
      <w:r>
        <w:t xml:space="preserve">, so the code rates for </w:t>
      </w:r>
      <w:r>
        <w:lastRenderedPageBreak/>
        <w:t xml:space="preserve">the upper and lower convolutional encoders would be ½, respectively. </w:t>
      </w:r>
    </w:p>
    <w:p w14:paraId="2AA0B40D" w14:textId="07F7FF95" w:rsidR="00D928BD" w:rsidRDefault="00D928BD" w:rsidP="00D928BD">
      <w:pPr>
        <w:jc w:val="center"/>
      </w:pPr>
      <w:r>
        <w:rPr>
          <w:noProof/>
        </w:rPr>
        <w:drawing>
          <wp:inline distT="0" distB="0" distL="0" distR="0" wp14:anchorId="1D9FBFBD" wp14:editId="0FA354C7">
            <wp:extent cx="3990340" cy="3004185"/>
            <wp:effectExtent l="0" t="0" r="0" b="5715"/>
            <wp:docPr id="19" name="Picture 19" descr="03_01_03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3_01_03_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0340" cy="3004185"/>
                    </a:xfrm>
                    <a:prstGeom prst="rect">
                      <a:avLst/>
                    </a:prstGeom>
                    <a:noFill/>
                    <a:ln>
                      <a:noFill/>
                    </a:ln>
                  </pic:spPr>
                </pic:pic>
              </a:graphicData>
            </a:graphic>
          </wp:inline>
        </w:drawing>
      </w:r>
    </w:p>
    <w:p w14:paraId="72280ED8" w14:textId="77777777" w:rsidR="00D928BD" w:rsidRDefault="00D928BD" w:rsidP="00D928BD">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42</w:t>
      </w:r>
      <w:r>
        <w:rPr>
          <w:b w:val="0"/>
          <w:sz w:val="22"/>
          <w:szCs w:val="22"/>
        </w:rPr>
        <w:fldChar w:fldCharType="end"/>
      </w:r>
      <w:r>
        <w:rPr>
          <w:b w:val="0"/>
          <w:sz w:val="22"/>
          <w:szCs w:val="22"/>
        </w:rPr>
        <w:t>.</w:t>
      </w:r>
      <w:r>
        <w:rPr>
          <w:b w:val="0"/>
          <w:sz w:val="22"/>
        </w:rPr>
        <w:t xml:space="preserve"> (Courtesy of Matlab®) Depicting two convolutional encoders operating in parallel.</w:t>
      </w:r>
    </w:p>
    <w:p w14:paraId="05CE5BB0" w14:textId="77777777" w:rsidR="00D928BD" w:rsidRDefault="00D928BD" w:rsidP="00D928BD">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The connections between the shift register stages and the modulo-2 adders characterizes the convolutional encoder. In other words, some permutations of connections have better error-correcting capabilities than other permutations of connections (Sklar, 2001). </w:t>
      </w:r>
    </w:p>
    <w:p w14:paraId="58A01753" w14:textId="77777777" w:rsidR="00D928BD" w:rsidRDefault="00D928BD" w:rsidP="00D928BD">
      <w:pPr>
        <w:jc w:val="left"/>
      </w:pPr>
      <w:r>
        <w:t xml:space="preserve">The soft-decision Viterbi decoder uses Euclidean distance and maximum likelihood to decode the convolutional encoding. </w:t>
      </w:r>
    </w:p>
    <w:p w14:paraId="10ABA153" w14:textId="77777777" w:rsidR="00D928BD" w:rsidRDefault="00D928BD" w:rsidP="00D928BD">
      <w:pPr>
        <w:pStyle w:val="Heading2"/>
        <w:numPr>
          <w:ilvl w:val="1"/>
          <w:numId w:val="27"/>
        </w:numPr>
        <w:textAlignment w:val="auto"/>
      </w:pPr>
      <w:bookmarkStart w:id="46" w:name="_Toc373771140"/>
      <w:r>
        <w:t>Hardware Implementation using ISE Design Suite</w:t>
      </w:r>
      <w:bookmarkEnd w:id="46"/>
    </w:p>
    <w:p w14:paraId="23589C49" w14:textId="77777777" w:rsidR="00D928BD" w:rsidRDefault="00D928BD" w:rsidP="00D928BD">
      <w:pPr>
        <w:pStyle w:val="Heading1"/>
        <w:numPr>
          <w:ilvl w:val="0"/>
          <w:numId w:val="27"/>
        </w:numPr>
        <w:textAlignment w:val="auto"/>
      </w:pPr>
      <w:bookmarkStart w:id="47" w:name="_Ref49498656"/>
      <w:bookmarkStart w:id="48" w:name="_Ref49480367"/>
      <w:bookmarkStart w:id="49" w:name="_Toc373771141"/>
      <w:r>
        <w:t>EVALUATION</w:t>
      </w:r>
      <w:bookmarkEnd w:id="47"/>
      <w:bookmarkEnd w:id="48"/>
      <w:r>
        <w:t xml:space="preserve"> (Brandon)</w:t>
      </w:r>
      <w:bookmarkEnd w:id="49"/>
    </w:p>
    <w:p w14:paraId="197059AA" w14:textId="77777777" w:rsidR="00D928BD" w:rsidRDefault="00D928BD" w:rsidP="00D928BD">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062C8AA1" w14:textId="77777777" w:rsidR="00D928BD" w:rsidRDefault="00D928BD" w:rsidP="00D928BD">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w:t>
      </w:r>
      <w:r>
        <w:lastRenderedPageBreak/>
        <w:t xml:space="preserve">performance metrics based off of bit error rate (BER) and packet error rate (PER). Please refer to Section 3 (Approach) for the implementation of this BERT and how it interfaces with the external FPGA board. </w:t>
      </w:r>
    </w:p>
    <w:p w14:paraId="75CEFAFB" w14:textId="77777777" w:rsidR="00D928BD" w:rsidRDefault="00D928BD" w:rsidP="00D928BD"/>
    <w:p w14:paraId="207F6DBD" w14:textId="77777777" w:rsidR="00D928BD" w:rsidRDefault="00D928BD" w:rsidP="00D928BD">
      <w:pPr>
        <w:pStyle w:val="Heading1"/>
        <w:numPr>
          <w:ilvl w:val="0"/>
          <w:numId w:val="27"/>
        </w:numPr>
        <w:textAlignment w:val="auto"/>
      </w:pPr>
      <w:bookmarkStart w:id="50" w:name="_Ref49480917"/>
      <w:bookmarkStart w:id="51" w:name="_Toc373771142"/>
      <w:r>
        <w:t>SUMMARY AND FUTURE WORK</w:t>
      </w:r>
      <w:bookmarkEnd w:id="50"/>
      <w:bookmarkEnd w:id="51"/>
    </w:p>
    <w:p w14:paraId="53A1BD8E" w14:textId="77777777" w:rsidR="00D928BD" w:rsidRDefault="00D928BD" w:rsidP="00D928BD">
      <w:pPr>
        <w:pStyle w:val="Heading1"/>
        <w:numPr>
          <w:ilvl w:val="0"/>
          <w:numId w:val="27"/>
        </w:numPr>
        <w:textAlignment w:val="auto"/>
      </w:pPr>
      <w:bookmarkStart w:id="52" w:name="_Ref49480973"/>
      <w:bookmarkStart w:id="53" w:name="_Toc373771143"/>
      <w:r>
        <w:t>ACKNOWLEDGEMENTS</w:t>
      </w:r>
      <w:bookmarkEnd w:id="52"/>
      <w:bookmarkEnd w:id="53"/>
    </w:p>
    <w:p w14:paraId="7EF1DEE0" w14:textId="77777777" w:rsidR="00D928BD" w:rsidRDefault="00D928BD" w:rsidP="00D928BD">
      <w:pPr>
        <w:widowControl/>
        <w:overflowPunct/>
        <w:autoSpaceDE/>
        <w:adjustRightInd/>
        <w:spacing w:after="0"/>
        <w:jc w:val="left"/>
      </w:pPr>
      <w:r>
        <w:br w:type="page"/>
      </w:r>
    </w:p>
    <w:p w14:paraId="200045F7" w14:textId="77777777" w:rsidR="00D928BD" w:rsidRDefault="00D928BD" w:rsidP="00D928BD"/>
    <w:p w14:paraId="4588E1AF" w14:textId="77777777" w:rsidR="00D928BD" w:rsidRDefault="00D928BD" w:rsidP="00D928BD">
      <w:pPr>
        <w:pStyle w:val="Heading1"/>
        <w:numPr>
          <w:ilvl w:val="0"/>
          <w:numId w:val="27"/>
        </w:numPr>
        <w:textAlignment w:val="auto"/>
      </w:pPr>
      <w:bookmarkStart w:id="54" w:name="_Ref49481035"/>
      <w:bookmarkStart w:id="55" w:name="_Toc373771144"/>
      <w:r>
        <w:t>REFERENCES</w:t>
      </w:r>
      <w:bookmarkEnd w:id="54"/>
      <w:bookmarkEnd w:id="55"/>
    </w:p>
    <w:p w14:paraId="2F46BEF5"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48188250" w14:textId="77777777" w:rsidR="00D928BD" w:rsidRDefault="00D928BD" w:rsidP="00D928BD">
      <w:pPr>
        <w:pStyle w:val="NormalWeb"/>
        <w:ind w:left="450" w:hanging="450"/>
        <w:rPr>
          <w:rFonts w:ascii="Verdana" w:hAnsi="Verdana"/>
          <w:color w:val="000000"/>
          <w:sz w:val="18"/>
          <w:szCs w:val="18"/>
        </w:rPr>
      </w:pPr>
    </w:p>
    <w:p w14:paraId="6F4C1193" w14:textId="77777777" w:rsidR="00D928BD" w:rsidRDefault="00D928BD" w:rsidP="00D928BD">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544B1E6D" w14:textId="77777777" w:rsidR="00D928BD" w:rsidRDefault="00D928BD" w:rsidP="00D928BD">
      <w:pPr>
        <w:pStyle w:val="NormalWeb"/>
        <w:ind w:left="450" w:hanging="450"/>
        <w:rPr>
          <w:rFonts w:ascii="Verdana" w:hAnsi="Verdana"/>
          <w:i/>
          <w:iCs/>
          <w:color w:val="000000"/>
          <w:sz w:val="18"/>
          <w:szCs w:val="18"/>
        </w:rPr>
      </w:pPr>
    </w:p>
    <w:p w14:paraId="60DB1656" w14:textId="77777777" w:rsidR="00D928BD" w:rsidRDefault="00D928BD" w:rsidP="00D928BD">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FF4B9CF" w14:textId="77777777" w:rsidR="00D928BD" w:rsidRDefault="00D928BD" w:rsidP="00D928BD">
      <w:pPr>
        <w:pStyle w:val="NormalWeb"/>
        <w:ind w:left="450" w:hanging="450"/>
        <w:rPr>
          <w:rFonts w:ascii="Verdana" w:hAnsi="Verdana"/>
          <w:i/>
          <w:iCs/>
          <w:color w:val="000000"/>
          <w:sz w:val="18"/>
          <w:szCs w:val="18"/>
        </w:rPr>
      </w:pPr>
    </w:p>
    <w:p w14:paraId="7A89087F" w14:textId="77777777" w:rsidR="00D928BD" w:rsidRDefault="00D928BD" w:rsidP="00D928BD">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7" w:tgtFrame="_blank" w:history="1">
        <w:r>
          <w:rPr>
            <w:rStyle w:val="Hyperlink"/>
            <w:rFonts w:ascii="Verdana" w:hAnsi="Verdana"/>
            <w:sz w:val="18"/>
            <w:szCs w:val="18"/>
          </w:rPr>
          <w:t>http://www.amateurradio.com/ham-radios-lost-future/</w:t>
        </w:r>
      </w:hyperlink>
    </w:p>
    <w:p w14:paraId="7617E938" w14:textId="77777777" w:rsidR="00D928BD" w:rsidRDefault="00D928BD" w:rsidP="00D928BD">
      <w:pPr>
        <w:pStyle w:val="NormalWeb"/>
        <w:ind w:left="450" w:hanging="450"/>
        <w:rPr>
          <w:rFonts w:ascii="Verdana" w:hAnsi="Verdana"/>
          <w:color w:val="000000"/>
          <w:sz w:val="18"/>
          <w:szCs w:val="18"/>
        </w:rPr>
      </w:pPr>
    </w:p>
    <w:p w14:paraId="0E5AF791"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58" w:tgtFrame="_blank" w:history="1">
        <w:r>
          <w:rPr>
            <w:rStyle w:val="Hyperlink"/>
            <w:rFonts w:ascii="Verdana" w:hAnsi="Verdana"/>
            <w:sz w:val="18"/>
            <w:szCs w:val="18"/>
          </w:rPr>
          <w:t>http://dx.doi.org.libproxy.temple.edu/10.1016/j.actaastro.2009.10.034</w:t>
        </w:r>
      </w:hyperlink>
    </w:p>
    <w:p w14:paraId="52D830A5" w14:textId="77777777" w:rsidR="00D928BD" w:rsidRDefault="00D928BD" w:rsidP="00D928BD">
      <w:pPr>
        <w:pStyle w:val="NormalWeb"/>
        <w:ind w:left="450" w:hanging="450"/>
        <w:rPr>
          <w:rFonts w:ascii="Verdana" w:hAnsi="Verdana"/>
          <w:color w:val="000000"/>
          <w:sz w:val="18"/>
          <w:szCs w:val="18"/>
        </w:rPr>
      </w:pPr>
    </w:p>
    <w:p w14:paraId="4ACF01E8" w14:textId="77777777" w:rsidR="00D928BD" w:rsidRDefault="00D928BD" w:rsidP="00D928BD">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02890491" w14:textId="77777777" w:rsidR="00D928BD" w:rsidRDefault="00D928BD" w:rsidP="00D928BD">
      <w:pPr>
        <w:pStyle w:val="NormalWeb"/>
        <w:rPr>
          <w:rFonts w:ascii="Verdana" w:hAnsi="Verdana"/>
          <w:color w:val="000000"/>
          <w:sz w:val="18"/>
          <w:szCs w:val="18"/>
        </w:rPr>
      </w:pPr>
    </w:p>
    <w:p w14:paraId="5D80D5A3"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3290B971" w14:textId="77777777" w:rsidR="00D928BD" w:rsidRDefault="00D928BD" w:rsidP="00D928BD">
      <w:pPr>
        <w:pStyle w:val="NormalWeb"/>
        <w:ind w:left="450" w:hanging="450"/>
        <w:rPr>
          <w:rFonts w:ascii="Verdana" w:hAnsi="Verdana"/>
          <w:color w:val="000000"/>
          <w:sz w:val="18"/>
          <w:szCs w:val="18"/>
        </w:rPr>
      </w:pPr>
    </w:p>
    <w:p w14:paraId="7526EBC1"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59" w:tgtFrame="_blank" w:history="1">
        <w:r>
          <w:rPr>
            <w:rStyle w:val="Hyperlink"/>
            <w:rFonts w:ascii="Verdana" w:hAnsi="Verdana"/>
            <w:sz w:val="18"/>
            <w:szCs w:val="18"/>
          </w:rPr>
          <w:t>http://dx.doi.org.libproxy.temple.edu/10.1016/S0094-5765(99)00224-6</w:t>
        </w:r>
      </w:hyperlink>
    </w:p>
    <w:p w14:paraId="712F44CB" w14:textId="77777777" w:rsidR="00D928BD" w:rsidRDefault="00D928BD" w:rsidP="00D928BD">
      <w:pPr>
        <w:pStyle w:val="NormalWeb"/>
        <w:ind w:left="450" w:hanging="450"/>
        <w:rPr>
          <w:rFonts w:ascii="Verdana" w:hAnsi="Verdana"/>
          <w:color w:val="000000"/>
          <w:sz w:val="18"/>
          <w:szCs w:val="18"/>
        </w:rPr>
      </w:pPr>
    </w:p>
    <w:p w14:paraId="3D6F1F59" w14:textId="77777777" w:rsidR="00D928BD" w:rsidRDefault="00D928BD" w:rsidP="00D928BD">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6B12800E" w14:textId="77777777" w:rsidR="00D928BD" w:rsidRDefault="00D928BD" w:rsidP="00D928BD">
      <w:pPr>
        <w:pStyle w:val="NormalWeb"/>
        <w:ind w:left="450" w:hanging="450"/>
        <w:rPr>
          <w:rFonts w:ascii="Verdana" w:hAnsi="Verdana"/>
          <w:color w:val="000000"/>
          <w:sz w:val="18"/>
          <w:szCs w:val="18"/>
        </w:rPr>
      </w:pPr>
    </w:p>
    <w:p w14:paraId="3FC79A6A"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http://www.qsl.net/n9zia/newlinkpaper.html</w:t>
        </w:r>
      </w:hyperlink>
    </w:p>
    <w:p w14:paraId="677B9BC3" w14:textId="77777777" w:rsidR="00D928BD" w:rsidRDefault="00D928BD" w:rsidP="00D928BD">
      <w:pPr>
        <w:pStyle w:val="NormalWeb"/>
        <w:ind w:left="450" w:hanging="450"/>
        <w:rPr>
          <w:rFonts w:ascii="Verdana" w:hAnsi="Verdana"/>
          <w:color w:val="000000"/>
          <w:sz w:val="18"/>
          <w:szCs w:val="18"/>
        </w:rPr>
      </w:pPr>
    </w:p>
    <w:p w14:paraId="0C137E15" w14:textId="77777777" w:rsidR="00D928BD" w:rsidRDefault="00D928BD" w:rsidP="00D928BD">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http://www.ka9q.net/bpsk1000.html</w:t>
        </w:r>
      </w:hyperlink>
    </w:p>
    <w:p w14:paraId="62D890DE" w14:textId="77777777" w:rsidR="00D928BD" w:rsidRDefault="00D928BD" w:rsidP="00D928BD">
      <w:pPr>
        <w:pStyle w:val="NormalWeb"/>
        <w:ind w:left="450" w:hanging="450"/>
        <w:rPr>
          <w:rStyle w:val="Hyperlink"/>
          <w:rFonts w:ascii="Verdana" w:hAnsi="Verdana"/>
          <w:sz w:val="18"/>
          <w:szCs w:val="18"/>
        </w:rPr>
      </w:pPr>
    </w:p>
    <w:p w14:paraId="293A790E" w14:textId="77777777" w:rsidR="00D928BD" w:rsidRDefault="00D928BD" w:rsidP="00D928BD">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342D0D9" w14:textId="77777777" w:rsidR="00D928BD" w:rsidRDefault="00D928BD" w:rsidP="00D928BD">
      <w:pPr>
        <w:spacing w:after="0"/>
        <w:ind w:left="800" w:hanging="800"/>
        <w:rPr>
          <w:rFonts w:ascii="Verdana" w:hAnsi="Verdana"/>
          <w:sz w:val="18"/>
          <w:szCs w:val="18"/>
        </w:rPr>
      </w:pPr>
    </w:p>
    <w:p w14:paraId="7552E899" w14:textId="77777777" w:rsidR="00D928BD" w:rsidRDefault="00D928BD" w:rsidP="00D928BD">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08B238A3" w14:textId="77777777" w:rsidR="00D928BD" w:rsidRDefault="00D928BD" w:rsidP="00D928BD">
      <w:pPr>
        <w:widowControl/>
        <w:overflowPunct/>
        <w:autoSpaceDE/>
        <w:adjustRightInd/>
        <w:spacing w:after="0"/>
        <w:ind w:left="446" w:hanging="446"/>
        <w:jc w:val="left"/>
        <w:rPr>
          <w:rFonts w:ascii="Verdana" w:hAnsi="Verdana"/>
          <w:color w:val="000000"/>
          <w:sz w:val="18"/>
          <w:szCs w:val="18"/>
        </w:rPr>
      </w:pPr>
    </w:p>
    <w:p w14:paraId="38336CDA" w14:textId="77777777" w:rsidR="00D928BD" w:rsidRDefault="00D928BD" w:rsidP="00D928BD">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7E3C468" w14:textId="77777777" w:rsidR="00D928BD" w:rsidRDefault="00D928BD" w:rsidP="00D928BD">
      <w:pPr>
        <w:pStyle w:val="NormalWeb"/>
        <w:ind w:left="450" w:hanging="450"/>
        <w:rPr>
          <w:rFonts w:ascii="Verdana" w:hAnsi="Verdana"/>
          <w:i/>
          <w:iCs/>
          <w:color w:val="000000"/>
          <w:sz w:val="18"/>
          <w:szCs w:val="18"/>
        </w:rPr>
      </w:pPr>
    </w:p>
    <w:p w14:paraId="67F2A21F"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62425F05" w14:textId="77777777" w:rsidR="00D928BD" w:rsidRDefault="00D928BD" w:rsidP="00D928BD">
      <w:pPr>
        <w:spacing w:after="0"/>
        <w:ind w:left="800" w:hanging="800"/>
        <w:rPr>
          <w:rFonts w:ascii="Verdana" w:hAnsi="Verdana"/>
          <w:sz w:val="18"/>
          <w:szCs w:val="18"/>
        </w:rPr>
      </w:pPr>
    </w:p>
    <w:p w14:paraId="274421E7" w14:textId="77777777" w:rsidR="00D928BD" w:rsidRDefault="00D928BD" w:rsidP="00D928BD">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7BD561A6" w14:textId="77777777" w:rsidR="00D928BD" w:rsidRDefault="00D928BD" w:rsidP="00D928BD">
      <w:pPr>
        <w:pStyle w:val="NormalWeb"/>
        <w:rPr>
          <w:rFonts w:ascii="Verdana" w:hAnsi="Verdana"/>
          <w:color w:val="000000"/>
          <w:sz w:val="18"/>
          <w:szCs w:val="18"/>
        </w:rPr>
      </w:pPr>
    </w:p>
    <w:p w14:paraId="44100920" w14:textId="77777777" w:rsidR="00D928BD" w:rsidRDefault="00D928BD" w:rsidP="00D928BD">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363AF927" w14:textId="77777777" w:rsidR="00D928BD" w:rsidRDefault="00D928BD" w:rsidP="00D928BD">
      <w:pPr>
        <w:pStyle w:val="NormalWeb"/>
        <w:ind w:left="446" w:hanging="446"/>
        <w:rPr>
          <w:rFonts w:ascii="Verdana" w:hAnsi="Verdana"/>
          <w:color w:val="000000"/>
          <w:sz w:val="18"/>
          <w:szCs w:val="18"/>
        </w:rPr>
      </w:pPr>
    </w:p>
    <w:p w14:paraId="0F750F8F" w14:textId="77777777" w:rsidR="00D928BD" w:rsidRDefault="00D928BD" w:rsidP="00D928BD">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8E291E1" w14:textId="77777777" w:rsidR="00D928BD" w:rsidRDefault="00D928BD" w:rsidP="00D928BD">
      <w:pPr>
        <w:pStyle w:val="NormalWeb"/>
        <w:ind w:left="446" w:hanging="446"/>
        <w:rPr>
          <w:rFonts w:ascii="Verdana" w:hAnsi="Verdana"/>
          <w:i/>
          <w:iCs/>
          <w:color w:val="000000"/>
          <w:sz w:val="18"/>
          <w:szCs w:val="18"/>
        </w:rPr>
      </w:pPr>
    </w:p>
    <w:p w14:paraId="47032FAB" w14:textId="77777777" w:rsidR="00D928BD" w:rsidRDefault="00D928BD" w:rsidP="00D928BD">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60487F2C" w14:textId="77777777" w:rsidR="00D928BD" w:rsidRDefault="00D928BD" w:rsidP="00D928BD">
      <w:pPr>
        <w:pStyle w:val="NormalWeb"/>
        <w:ind w:left="446" w:hanging="446"/>
        <w:rPr>
          <w:rFonts w:ascii="Verdana" w:hAnsi="Verdana"/>
          <w:i/>
          <w:iCs/>
          <w:color w:val="000000"/>
          <w:sz w:val="18"/>
          <w:szCs w:val="18"/>
        </w:rPr>
      </w:pPr>
    </w:p>
    <w:p w14:paraId="5843A2D5" w14:textId="77777777" w:rsidR="00D928BD" w:rsidRDefault="00D928BD" w:rsidP="00D928BD">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35CABC24" w14:textId="77777777" w:rsidR="00D928BD" w:rsidRDefault="00D928BD" w:rsidP="00D928BD">
      <w:pPr>
        <w:pStyle w:val="NormalWeb"/>
        <w:ind w:left="446" w:hanging="446"/>
        <w:rPr>
          <w:rFonts w:ascii="Verdana" w:hAnsi="Verdana"/>
          <w:color w:val="000000"/>
          <w:sz w:val="18"/>
          <w:szCs w:val="18"/>
        </w:rPr>
      </w:pPr>
    </w:p>
    <w:p w14:paraId="3DA08719"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526B91A3" w14:textId="77777777" w:rsidR="00D928BD" w:rsidRDefault="00D928BD" w:rsidP="00D928BD">
      <w:pPr>
        <w:pStyle w:val="NormalWeb"/>
        <w:ind w:left="450" w:hanging="450"/>
        <w:rPr>
          <w:rFonts w:ascii="Verdana" w:hAnsi="Verdana"/>
          <w:color w:val="000000"/>
          <w:sz w:val="18"/>
          <w:szCs w:val="18"/>
        </w:rPr>
      </w:pPr>
    </w:p>
    <w:p w14:paraId="03BF05F7" w14:textId="77777777" w:rsidR="00D928BD" w:rsidRDefault="00D928BD" w:rsidP="00D928BD">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http://showcase.netins.net/web/wallio/BER_Packetradiobiterrorrate.html</w:t>
        </w:r>
      </w:hyperlink>
    </w:p>
    <w:p w14:paraId="52548FD9" w14:textId="77777777" w:rsidR="00D928BD" w:rsidRDefault="00D928BD" w:rsidP="00D928BD">
      <w:pPr>
        <w:pStyle w:val="NormalWeb"/>
        <w:ind w:left="446" w:hanging="446"/>
        <w:rPr>
          <w:rFonts w:ascii="Verdana" w:hAnsi="Verdana"/>
          <w:color w:val="000000"/>
          <w:sz w:val="18"/>
          <w:szCs w:val="18"/>
        </w:rPr>
      </w:pPr>
    </w:p>
    <w:p w14:paraId="111F5DBD" w14:textId="77777777" w:rsidR="00D928BD" w:rsidRDefault="00D928BD" w:rsidP="00D928BD">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7B5BD055" w14:textId="77777777" w:rsidR="00D928BD" w:rsidRDefault="00D928BD" w:rsidP="00D928BD">
      <w:pPr>
        <w:spacing w:before="240"/>
        <w:rPr>
          <w:sz w:val="20"/>
        </w:rPr>
      </w:pPr>
    </w:p>
    <w:p w14:paraId="0C544152" w14:textId="77777777" w:rsidR="00D928BD" w:rsidRDefault="00D928BD" w:rsidP="00D928BD">
      <w:pPr>
        <w:pStyle w:val="SDReference"/>
        <w:ind w:left="0" w:firstLine="0"/>
      </w:pPr>
    </w:p>
    <w:p w14:paraId="175AA4C2" w14:textId="77777777" w:rsidR="00D928BD" w:rsidRDefault="00D928BD" w:rsidP="00D928BD">
      <w:pPr>
        <w:pStyle w:val="SDAppendix"/>
        <w:pageBreakBefore/>
        <w:numPr>
          <w:ilvl w:val="0"/>
          <w:numId w:val="28"/>
        </w:numPr>
        <w:tabs>
          <w:tab w:val="clear" w:pos="1440"/>
        </w:tabs>
        <w:textAlignment w:val="auto"/>
      </w:pPr>
      <w:bookmarkStart w:id="56" w:name="_Ref49481101"/>
      <w:r>
        <w:lastRenderedPageBreak/>
        <w:t>Product SPECIFICATION</w:t>
      </w:r>
      <w:bookmarkEnd w:id="56"/>
    </w:p>
    <w:p w14:paraId="0B6F6246" w14:textId="77777777" w:rsidR="00D928BD" w:rsidRDefault="00D928BD" w:rsidP="00D928BD"/>
    <w:p w14:paraId="4B19C8F5" w14:textId="77777777" w:rsidR="00D928BD" w:rsidRDefault="00D928BD" w:rsidP="00D928BD">
      <w:pPr>
        <w:pStyle w:val="SDAppendix"/>
        <w:pageBreakBefore/>
        <w:numPr>
          <w:ilvl w:val="0"/>
          <w:numId w:val="28"/>
        </w:numPr>
        <w:tabs>
          <w:tab w:val="clear" w:pos="1440"/>
        </w:tabs>
        <w:textAlignment w:val="auto"/>
      </w:pPr>
      <w:bookmarkStart w:id="57" w:name="_Ref49481190"/>
      <w:r>
        <w:lastRenderedPageBreak/>
        <w:t>SOME INTERESTING RELEVANT DERIVATION</w:t>
      </w:r>
      <w:bookmarkEnd w:id="57"/>
    </w:p>
    <w:p w14:paraId="373F3B51" w14:textId="77777777" w:rsidR="00D928BD" w:rsidRDefault="00D928BD" w:rsidP="00D928BD"/>
    <w:p w14:paraId="0E8D923E" w14:textId="77777777" w:rsidR="006A3001" w:rsidRPr="00D928BD" w:rsidRDefault="006A3001" w:rsidP="00D928BD"/>
    <w:sectPr w:rsidR="006A3001" w:rsidRPr="00D928BD" w:rsidSect="005A0B97">
      <w:headerReference w:type="default" r:id="rId63"/>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29513" w14:textId="77777777" w:rsidR="00655B81" w:rsidRDefault="00655B81">
      <w:pPr>
        <w:spacing w:after="0"/>
      </w:pPr>
      <w:r>
        <w:separator/>
      </w:r>
    </w:p>
  </w:endnote>
  <w:endnote w:type="continuationSeparator" w:id="0">
    <w:p w14:paraId="4B35D3A3" w14:textId="77777777" w:rsidR="00655B81" w:rsidRDefault="00655B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7D173" w14:textId="77777777" w:rsidR="00655B81" w:rsidRDefault="00655B81">
      <w:pPr>
        <w:spacing w:after="0"/>
      </w:pPr>
      <w:r>
        <w:separator/>
      </w:r>
    </w:p>
  </w:footnote>
  <w:footnote w:type="continuationSeparator" w:id="0">
    <w:p w14:paraId="71D64FD4" w14:textId="77777777" w:rsidR="00655B81" w:rsidRDefault="00655B8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D928BD">
      <w:rPr>
        <w:rStyle w:val="PageNumber"/>
        <w:noProof/>
      </w:rPr>
      <w:t>23</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D928BD">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4C2D"/>
    <w:rsid w:val="005E6154"/>
    <w:rsid w:val="006001E5"/>
    <w:rsid w:val="006026D0"/>
    <w:rsid w:val="00612645"/>
    <w:rsid w:val="00615DD8"/>
    <w:rsid w:val="00616BF8"/>
    <w:rsid w:val="0062342C"/>
    <w:rsid w:val="006302B5"/>
    <w:rsid w:val="00636FF4"/>
    <w:rsid w:val="00640388"/>
    <w:rsid w:val="00654534"/>
    <w:rsid w:val="00655B81"/>
    <w:rsid w:val="006675D7"/>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928BD"/>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D928BD"/>
    <w:rPr>
      <w:rFonts w:cs="Arial"/>
      <w:b/>
      <w:bCs/>
      <w:caps/>
      <w:kern w:val="32"/>
      <w:sz w:val="22"/>
      <w:szCs w:val="32"/>
    </w:rPr>
  </w:style>
  <w:style w:type="character" w:customStyle="1" w:styleId="Heading2Char">
    <w:name w:val="Heading 2 Char"/>
    <w:aliases w:val="SD H2 Char1"/>
    <w:basedOn w:val="DefaultParagraphFont"/>
    <w:link w:val="Heading2"/>
    <w:rsid w:val="00D928BD"/>
    <w:rPr>
      <w:b/>
      <w:sz w:val="22"/>
    </w:rPr>
  </w:style>
  <w:style w:type="character" w:customStyle="1" w:styleId="Heading3Char">
    <w:name w:val="Heading 3 Char"/>
    <w:aliases w:val="SD H3 Char1"/>
    <w:basedOn w:val="DefaultParagraphFont"/>
    <w:link w:val="Heading3"/>
    <w:rsid w:val="00D928BD"/>
    <w:rPr>
      <w:rFonts w:cs="Arial"/>
      <w:b/>
      <w:bCs/>
      <w:sz w:val="22"/>
      <w:szCs w:val="26"/>
    </w:rPr>
  </w:style>
  <w:style w:type="character" w:customStyle="1" w:styleId="Heading4Char">
    <w:name w:val="Heading 4 Char"/>
    <w:basedOn w:val="DefaultParagraphFont"/>
    <w:link w:val="Heading4"/>
    <w:rsid w:val="00D928BD"/>
    <w:rPr>
      <w:b/>
      <w:bCs/>
      <w:sz w:val="28"/>
      <w:szCs w:val="28"/>
    </w:rPr>
  </w:style>
  <w:style w:type="character" w:customStyle="1" w:styleId="Heading5Char">
    <w:name w:val="Heading 5 Char"/>
    <w:basedOn w:val="DefaultParagraphFont"/>
    <w:link w:val="Heading5"/>
    <w:rsid w:val="00D928BD"/>
    <w:rPr>
      <w:b/>
      <w:bCs/>
      <w:i/>
      <w:iCs/>
      <w:sz w:val="26"/>
      <w:szCs w:val="26"/>
    </w:rPr>
  </w:style>
  <w:style w:type="character" w:customStyle="1" w:styleId="Heading6Char">
    <w:name w:val="Heading 6 Char"/>
    <w:basedOn w:val="DefaultParagraphFont"/>
    <w:link w:val="Heading6"/>
    <w:rsid w:val="00D928BD"/>
    <w:rPr>
      <w:b/>
      <w:bCs/>
      <w:sz w:val="22"/>
      <w:szCs w:val="22"/>
    </w:rPr>
  </w:style>
  <w:style w:type="character" w:customStyle="1" w:styleId="Heading7Char">
    <w:name w:val="Heading 7 Char"/>
    <w:basedOn w:val="DefaultParagraphFont"/>
    <w:link w:val="Heading7"/>
    <w:uiPriority w:val="99"/>
    <w:rsid w:val="00D928BD"/>
    <w:rPr>
      <w:sz w:val="24"/>
      <w:szCs w:val="24"/>
    </w:rPr>
  </w:style>
  <w:style w:type="character" w:customStyle="1" w:styleId="Heading8Char">
    <w:name w:val="Heading 8 Char"/>
    <w:basedOn w:val="DefaultParagraphFont"/>
    <w:link w:val="Heading8"/>
    <w:uiPriority w:val="99"/>
    <w:rsid w:val="00D928BD"/>
    <w:rPr>
      <w:i/>
      <w:iCs/>
      <w:sz w:val="24"/>
      <w:szCs w:val="24"/>
    </w:rPr>
  </w:style>
  <w:style w:type="character" w:customStyle="1" w:styleId="Heading9Char">
    <w:name w:val="Heading 9 Char"/>
    <w:basedOn w:val="DefaultParagraphFont"/>
    <w:link w:val="Heading9"/>
    <w:uiPriority w:val="99"/>
    <w:rsid w:val="00D928BD"/>
    <w:rPr>
      <w:rFonts w:ascii="Arial" w:hAnsi="Arial" w:cs="Arial"/>
      <w:sz w:val="22"/>
      <w:szCs w:val="22"/>
    </w:rPr>
  </w:style>
  <w:style w:type="character" w:styleId="FollowedHyperlink">
    <w:name w:val="FollowedHyperlink"/>
    <w:basedOn w:val="DefaultParagraphFont"/>
    <w:uiPriority w:val="99"/>
    <w:semiHidden/>
    <w:unhideWhenUsed/>
    <w:rsid w:val="00D928BD"/>
    <w:rPr>
      <w:color w:val="800080" w:themeColor="followedHyperlink"/>
      <w:u w:val="single"/>
    </w:rPr>
  </w:style>
  <w:style w:type="character" w:customStyle="1" w:styleId="Heading1Char1">
    <w:name w:val="Heading 1 Char1"/>
    <w:aliases w:val="SD H1 Char"/>
    <w:basedOn w:val="DefaultParagraphFont"/>
    <w:rsid w:val="00D928BD"/>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D928BD"/>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D928BD"/>
    <w:rPr>
      <w:rFonts w:asciiTheme="majorHAnsi" w:eastAsiaTheme="majorEastAsia" w:hAnsiTheme="majorHAnsi" w:cstheme="majorBidi"/>
      <w:color w:val="243F60" w:themeColor="accent1" w:themeShade="7F"/>
      <w:sz w:val="24"/>
      <w:szCs w:val="24"/>
    </w:rPr>
  </w:style>
  <w:style w:type="character" w:customStyle="1" w:styleId="HeaderChar">
    <w:name w:val="Header Char"/>
    <w:aliases w:val="SD Header Char1"/>
    <w:basedOn w:val="DefaultParagraphFont"/>
    <w:link w:val="Header"/>
    <w:semiHidden/>
    <w:locked/>
    <w:rsid w:val="00D928BD"/>
    <w:rPr>
      <w:sz w:val="18"/>
    </w:rPr>
  </w:style>
  <w:style w:type="character" w:customStyle="1" w:styleId="HeaderChar1">
    <w:name w:val="Header Char1"/>
    <w:aliases w:val="SD Header Char"/>
    <w:basedOn w:val="DefaultParagraphFont"/>
    <w:semiHidden/>
    <w:rsid w:val="00D928BD"/>
    <w:rPr>
      <w:sz w:val="22"/>
    </w:rPr>
  </w:style>
  <w:style w:type="character" w:customStyle="1" w:styleId="FooterChar">
    <w:name w:val="Footer Char"/>
    <w:aliases w:val="SD Footer Char1"/>
    <w:basedOn w:val="DefaultParagraphFont"/>
    <w:link w:val="Footer"/>
    <w:semiHidden/>
    <w:locked/>
    <w:rsid w:val="00D928BD"/>
    <w:rPr>
      <w:sz w:val="18"/>
    </w:rPr>
  </w:style>
  <w:style w:type="character" w:customStyle="1" w:styleId="FooterChar1">
    <w:name w:val="Footer Char1"/>
    <w:aliases w:val="SD Footer Char"/>
    <w:basedOn w:val="DefaultParagraphFont"/>
    <w:semiHidden/>
    <w:rsid w:val="00D928BD"/>
    <w:rPr>
      <w:sz w:val="22"/>
    </w:rPr>
  </w:style>
  <w:style w:type="paragraph" w:styleId="Revision">
    <w:name w:val="Revision"/>
    <w:uiPriority w:val="99"/>
    <w:semiHidden/>
    <w:rsid w:val="00D928BD"/>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1941840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howcase.netins.net/web/wallio/BER_Packetradiobiterrorrat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dx.doi.org.libproxy.temple.edu/10.1016/j.actaastro.2009.10.034"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hyperlink" Target="http://www.amateurradio.com/ham-radios-lost-future/" TargetMode="External"/><Relationship Id="rId61" Type="http://schemas.openxmlformats.org/officeDocument/2006/relationships/hyperlink" Target="http://www.ka9q.net/bpsk1000.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qsl.net/n9zia/newlinkpaper.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dx.doi.org.libproxy.temple.edu/10.1016/S0094-5765(99)0022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9AEA5-6927-4AC5-A1F1-045FA3C54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47</Pages>
  <Words>13464</Words>
  <Characters>76746</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90030</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26</cp:revision>
  <cp:lastPrinted>2013-09-16T16:15:00Z</cp:lastPrinted>
  <dcterms:created xsi:type="dcterms:W3CDTF">2013-11-29T18:30:00Z</dcterms:created>
  <dcterms:modified xsi:type="dcterms:W3CDTF">2013-12-02T23:13:00Z</dcterms:modified>
</cp:coreProperties>
</file>